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443290887"/>
    <w:p w:rsidR="00DF03C3" w:rsidRDefault="007100B5" w:rsidP="00066D35">
      <w:pPr>
        <w:pStyle w:val="aff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-456565</wp:posOffset>
                </wp:positionH>
                <wp:positionV relativeFrom="paragraph">
                  <wp:posOffset>0</wp:posOffset>
                </wp:positionV>
                <wp:extent cx="6400800" cy="8221980"/>
                <wp:effectExtent l="0" t="0" r="19050" b="26670"/>
                <wp:wrapNone/>
                <wp:docPr id="2" name="矩形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00800" cy="82219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107" o:spid="_x0000_s1026" style="position:absolute;left:0;text-align:left;margin-left:-35.95pt;margin-top:0;width:7in;height:647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" filled="f">
                <v:stroke miterlimit="2"/>
              </v:rect>
            </w:pict>
          </mc:Fallback>
        </mc:AlternateContent>
      </w:r>
    </w:p>
    <w:p w:rsidR="00DF03C3" w:rsidRDefault="00DF03C3">
      <w:pPr>
        <w:spacing w:line="360" w:lineRule="auto"/>
        <w:jc w:val="center"/>
        <w:rPr>
          <w:rFonts w:ascii="宋体" w:hAnsi="宋体" w:cs="Arial"/>
          <w:b/>
          <w:bCs/>
          <w:sz w:val="44"/>
          <w:szCs w:val="72"/>
        </w:rPr>
      </w:pPr>
    </w:p>
    <w:p w:rsidR="00DF03C3" w:rsidRDefault="00DF03C3">
      <w:pPr>
        <w:spacing w:line="360" w:lineRule="auto"/>
        <w:jc w:val="center"/>
        <w:rPr>
          <w:rFonts w:ascii="宋体" w:hAnsi="宋体" w:cs="Arial"/>
          <w:b/>
          <w:bCs/>
          <w:sz w:val="44"/>
          <w:szCs w:val="72"/>
        </w:rPr>
      </w:pPr>
    </w:p>
    <w:p w:rsidR="00DF03C3" w:rsidRDefault="00E30FB9">
      <w:pPr>
        <w:spacing w:line="360" w:lineRule="auto"/>
        <w:jc w:val="center"/>
        <w:rPr>
          <w:rFonts w:ascii="宋体" w:hAnsi="宋体" w:cs="Arial"/>
          <w:b/>
          <w:bCs/>
          <w:sz w:val="36"/>
          <w:szCs w:val="36"/>
        </w:rPr>
      </w:pPr>
      <w:r w:rsidRPr="0074680C">
        <w:rPr>
          <w:rFonts w:ascii="宋体" w:hAnsi="宋体" w:cs="Arial" w:hint="eastAsia"/>
          <w:b/>
          <w:bCs/>
          <w:sz w:val="36"/>
          <w:szCs w:val="36"/>
        </w:rPr>
        <w:t>远程视频银行</w:t>
      </w:r>
      <w:r w:rsidRPr="0074680C">
        <w:rPr>
          <w:rFonts w:ascii="宋体" w:hAnsi="宋体" w:cs="Arial"/>
          <w:b/>
          <w:bCs/>
          <w:sz w:val="36"/>
          <w:szCs w:val="36"/>
        </w:rPr>
        <w:t>VTM</w:t>
      </w:r>
      <w:r w:rsidRPr="0074680C">
        <w:rPr>
          <w:rFonts w:ascii="宋体" w:hAnsi="宋体" w:cs="Arial" w:hint="eastAsia"/>
          <w:b/>
          <w:bCs/>
          <w:sz w:val="36"/>
          <w:szCs w:val="36"/>
        </w:rPr>
        <w:t>系统建设</w:t>
      </w:r>
      <w:r w:rsidR="0095410B" w:rsidRPr="0095410B">
        <w:rPr>
          <w:rFonts w:ascii="宋体" w:hAnsi="宋体" w:cs="Arial" w:hint="eastAsia"/>
          <w:b/>
          <w:bCs/>
          <w:sz w:val="36"/>
          <w:szCs w:val="36"/>
        </w:rPr>
        <w:t>项目</w:t>
      </w:r>
    </w:p>
    <w:p w:rsidR="00DF03C3" w:rsidRDefault="00726D52">
      <w:pPr>
        <w:spacing w:line="360" w:lineRule="auto"/>
        <w:jc w:val="center"/>
        <w:rPr>
          <w:rFonts w:ascii="宋体" w:hAnsi="宋体" w:cs="Arial"/>
          <w:b/>
          <w:bCs/>
          <w:sz w:val="36"/>
          <w:szCs w:val="36"/>
        </w:rPr>
      </w:pPr>
      <w:r>
        <w:rPr>
          <w:rFonts w:ascii="宋体" w:hAnsi="宋体" w:cs="Arial" w:hint="eastAsia"/>
          <w:b/>
          <w:bCs/>
          <w:sz w:val="36"/>
          <w:szCs w:val="36"/>
        </w:rPr>
        <w:t>需求规格说明书</w:t>
      </w:r>
    </w:p>
    <w:p w:rsidR="00DF03C3" w:rsidRDefault="00DF03C3">
      <w:pPr>
        <w:ind w:firstLineChars="59" w:firstLine="118"/>
        <w:jc w:val="center"/>
        <w:rPr>
          <w:rFonts w:ascii="宋体" w:hAnsi="宋体"/>
        </w:rPr>
      </w:pPr>
    </w:p>
    <w:bookmarkEnd w:id="0"/>
    <w:p w:rsidR="00DF03C3" w:rsidRDefault="00DF03C3">
      <w:pPr>
        <w:jc w:val="center"/>
        <w:rPr>
          <w:rFonts w:eastAsia="楷体_GB2312"/>
          <w:b/>
          <w:sz w:val="30"/>
        </w:rPr>
      </w:pPr>
    </w:p>
    <w:p w:rsidR="00DF03C3" w:rsidRDefault="00DF03C3"/>
    <w:p w:rsidR="00DF03C3" w:rsidRDefault="00DF03C3"/>
    <w:p w:rsidR="00DF03C3" w:rsidRDefault="00DF03C3">
      <w:pPr>
        <w:pStyle w:val="10"/>
      </w:pPr>
    </w:p>
    <w:tbl>
      <w:tblPr>
        <w:tblW w:w="791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7"/>
        <w:gridCol w:w="2451"/>
        <w:gridCol w:w="1385"/>
        <w:gridCol w:w="2661"/>
      </w:tblGrid>
      <w:tr w:rsidR="00DF03C3">
        <w:trPr>
          <w:trHeight w:val="570"/>
          <w:jc w:val="center"/>
        </w:trPr>
        <w:tc>
          <w:tcPr>
            <w:tcW w:w="1417" w:type="dxa"/>
          </w:tcPr>
          <w:p w:rsidR="00DF03C3" w:rsidRDefault="00726D52">
            <w:pPr>
              <w:spacing w:before="120"/>
              <w:rPr>
                <w:rFonts w:ascii="楷体_GB2312" w:eastAsia="楷体_GB2312"/>
                <w:sz w:val="24"/>
              </w:rPr>
            </w:pPr>
            <w:r>
              <w:rPr>
                <w:rFonts w:ascii="楷体_GB2312" w:eastAsia="楷体_GB2312" w:hint="eastAsia"/>
                <w:sz w:val="24"/>
              </w:rPr>
              <w:t>文档编号：</w:t>
            </w:r>
          </w:p>
        </w:tc>
        <w:tc>
          <w:tcPr>
            <w:tcW w:w="2451" w:type="dxa"/>
          </w:tcPr>
          <w:p w:rsidR="00DF03C3" w:rsidRDefault="00DF03C3">
            <w:pPr>
              <w:spacing w:before="120"/>
              <w:rPr>
                <w:rFonts w:ascii="宋体" w:hAnsi="宋体"/>
                <w:sz w:val="24"/>
              </w:rPr>
            </w:pPr>
          </w:p>
        </w:tc>
        <w:tc>
          <w:tcPr>
            <w:tcW w:w="1385" w:type="dxa"/>
          </w:tcPr>
          <w:p w:rsidR="00DF03C3" w:rsidRDefault="00726D52">
            <w:pPr>
              <w:spacing w:before="120"/>
              <w:rPr>
                <w:rFonts w:ascii="楷体_GB2312" w:eastAsia="楷体_GB2312"/>
                <w:sz w:val="24"/>
              </w:rPr>
            </w:pPr>
            <w:r>
              <w:rPr>
                <w:rFonts w:ascii="楷体_GB2312" w:eastAsia="楷体_GB2312" w:hint="eastAsia"/>
                <w:sz w:val="24"/>
              </w:rPr>
              <w:t>版 本 号：</w:t>
            </w:r>
          </w:p>
        </w:tc>
        <w:tc>
          <w:tcPr>
            <w:tcW w:w="2661" w:type="dxa"/>
          </w:tcPr>
          <w:p w:rsidR="00DF03C3" w:rsidRDefault="00DF03C3">
            <w:pPr>
              <w:spacing w:before="120"/>
              <w:rPr>
                <w:rFonts w:eastAsia="楷体_GB2312"/>
                <w:sz w:val="24"/>
              </w:rPr>
            </w:pPr>
          </w:p>
        </w:tc>
      </w:tr>
      <w:tr w:rsidR="00DF03C3">
        <w:trPr>
          <w:trHeight w:val="590"/>
          <w:jc w:val="center"/>
        </w:trPr>
        <w:tc>
          <w:tcPr>
            <w:tcW w:w="1417" w:type="dxa"/>
          </w:tcPr>
          <w:p w:rsidR="00DF03C3" w:rsidRDefault="00726D52">
            <w:pPr>
              <w:spacing w:before="120"/>
              <w:rPr>
                <w:rFonts w:ascii="楷体_GB2312" w:eastAsia="楷体_GB2312"/>
                <w:sz w:val="24"/>
              </w:rPr>
            </w:pPr>
            <w:r>
              <w:rPr>
                <w:rFonts w:ascii="楷体_GB2312" w:eastAsia="楷体_GB2312" w:hint="eastAsia"/>
                <w:sz w:val="24"/>
              </w:rPr>
              <w:t>编    写：</w:t>
            </w:r>
          </w:p>
        </w:tc>
        <w:tc>
          <w:tcPr>
            <w:tcW w:w="2451" w:type="dxa"/>
          </w:tcPr>
          <w:p w:rsidR="00DF03C3" w:rsidRDefault="00DF03C3">
            <w:pPr>
              <w:spacing w:before="120"/>
              <w:rPr>
                <w:rFonts w:ascii="楷体_GB2312" w:eastAsia="楷体_GB2312"/>
                <w:sz w:val="24"/>
              </w:rPr>
            </w:pPr>
          </w:p>
        </w:tc>
        <w:tc>
          <w:tcPr>
            <w:tcW w:w="1385" w:type="dxa"/>
          </w:tcPr>
          <w:p w:rsidR="00DF03C3" w:rsidRDefault="00726D52">
            <w:pPr>
              <w:spacing w:before="120"/>
              <w:rPr>
                <w:rFonts w:ascii="楷体_GB2312" w:eastAsia="楷体_GB2312"/>
                <w:sz w:val="24"/>
              </w:rPr>
            </w:pPr>
            <w:r>
              <w:rPr>
                <w:rFonts w:ascii="楷体_GB2312" w:eastAsia="楷体_GB2312" w:hint="eastAsia"/>
                <w:sz w:val="24"/>
              </w:rPr>
              <w:t>审    核：</w:t>
            </w:r>
          </w:p>
        </w:tc>
        <w:tc>
          <w:tcPr>
            <w:tcW w:w="2661" w:type="dxa"/>
          </w:tcPr>
          <w:p w:rsidR="00DF03C3" w:rsidRDefault="00DF03C3">
            <w:pPr>
              <w:spacing w:before="120"/>
              <w:rPr>
                <w:rFonts w:ascii="宋体" w:hAnsi="宋体"/>
                <w:sz w:val="24"/>
              </w:rPr>
            </w:pPr>
          </w:p>
        </w:tc>
      </w:tr>
      <w:tr w:rsidR="00DF03C3">
        <w:trPr>
          <w:trHeight w:val="629"/>
          <w:jc w:val="center"/>
        </w:trPr>
        <w:tc>
          <w:tcPr>
            <w:tcW w:w="1417" w:type="dxa"/>
          </w:tcPr>
          <w:p w:rsidR="00DF03C3" w:rsidRDefault="00726D52">
            <w:pPr>
              <w:spacing w:before="120"/>
              <w:rPr>
                <w:rFonts w:ascii="楷体_GB2312" w:eastAsia="楷体_GB2312"/>
                <w:sz w:val="24"/>
              </w:rPr>
            </w:pPr>
            <w:r>
              <w:rPr>
                <w:rFonts w:ascii="楷体_GB2312" w:eastAsia="楷体_GB2312" w:hint="eastAsia"/>
                <w:sz w:val="24"/>
              </w:rPr>
              <w:t>批    准：</w:t>
            </w:r>
          </w:p>
        </w:tc>
        <w:tc>
          <w:tcPr>
            <w:tcW w:w="2451" w:type="dxa"/>
          </w:tcPr>
          <w:p w:rsidR="00DF03C3" w:rsidRDefault="00DF03C3">
            <w:pPr>
              <w:spacing w:before="120"/>
              <w:rPr>
                <w:rFonts w:ascii="楷体_GB2312" w:eastAsia="楷体_GB2312"/>
                <w:sz w:val="24"/>
              </w:rPr>
            </w:pPr>
          </w:p>
        </w:tc>
        <w:tc>
          <w:tcPr>
            <w:tcW w:w="1385" w:type="dxa"/>
          </w:tcPr>
          <w:p w:rsidR="00DF03C3" w:rsidRDefault="00726D52">
            <w:pPr>
              <w:spacing w:before="120"/>
              <w:rPr>
                <w:rFonts w:ascii="楷体_GB2312" w:eastAsia="楷体_GB2312"/>
                <w:sz w:val="24"/>
              </w:rPr>
            </w:pPr>
            <w:r>
              <w:rPr>
                <w:rFonts w:ascii="楷体_GB2312" w:eastAsia="楷体_GB2312" w:hint="eastAsia"/>
                <w:sz w:val="24"/>
              </w:rPr>
              <w:t>批准日期：</w:t>
            </w:r>
          </w:p>
        </w:tc>
        <w:tc>
          <w:tcPr>
            <w:tcW w:w="2661" w:type="dxa"/>
          </w:tcPr>
          <w:p w:rsidR="00DF03C3" w:rsidRDefault="00DF03C3">
            <w:pPr>
              <w:spacing w:before="120"/>
              <w:rPr>
                <w:rFonts w:ascii="宋体" w:hAnsi="宋体"/>
                <w:sz w:val="24"/>
              </w:rPr>
            </w:pPr>
          </w:p>
        </w:tc>
      </w:tr>
    </w:tbl>
    <w:p w:rsidR="00DF03C3" w:rsidRDefault="00DF03C3"/>
    <w:p w:rsidR="00DF03C3" w:rsidRDefault="00DF03C3"/>
    <w:p w:rsidR="00DF03C3" w:rsidRDefault="00DF03C3">
      <w:pPr>
        <w:jc w:val="center"/>
        <w:sectPr w:rsidR="00DF03C3"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:rsidR="00DF03C3" w:rsidRDefault="00726D52">
      <w:pPr>
        <w:pStyle w:val="17"/>
        <w:jc w:val="center"/>
        <w:rPr>
          <w:rFonts w:ascii="楷体_GB2312" w:eastAsia="楷体_GB2312"/>
          <w:b/>
          <w:bCs/>
          <w:sz w:val="30"/>
        </w:rPr>
      </w:pPr>
      <w:r>
        <w:rPr>
          <w:rFonts w:ascii="楷体_GB2312" w:eastAsia="楷体_GB2312" w:hint="eastAsia"/>
          <w:b/>
          <w:bCs/>
          <w:sz w:val="30"/>
        </w:rPr>
        <w:lastRenderedPageBreak/>
        <w:t>修订状况</w:t>
      </w:r>
    </w:p>
    <w:tbl>
      <w:tblPr>
        <w:tblW w:w="99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1985"/>
        <w:gridCol w:w="3544"/>
        <w:gridCol w:w="1275"/>
        <w:gridCol w:w="993"/>
        <w:gridCol w:w="923"/>
      </w:tblGrid>
      <w:tr w:rsidR="00DF03C3" w:rsidTr="00BB1BA1">
        <w:tc>
          <w:tcPr>
            <w:tcW w:w="1242" w:type="dxa"/>
            <w:shd w:val="clear" w:color="auto" w:fill="CCFFCC"/>
            <w:vAlign w:val="center"/>
          </w:tcPr>
          <w:p w:rsidR="00DF03C3" w:rsidRDefault="00726D52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版本号</w:t>
            </w:r>
          </w:p>
        </w:tc>
        <w:tc>
          <w:tcPr>
            <w:tcW w:w="1985" w:type="dxa"/>
            <w:shd w:val="clear" w:color="auto" w:fill="CCFFCC"/>
            <w:vAlign w:val="center"/>
          </w:tcPr>
          <w:p w:rsidR="00DF03C3" w:rsidRDefault="00726D52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章节名称</w:t>
            </w:r>
          </w:p>
        </w:tc>
        <w:tc>
          <w:tcPr>
            <w:tcW w:w="3544" w:type="dxa"/>
            <w:shd w:val="clear" w:color="auto" w:fill="CCFFCC"/>
            <w:vAlign w:val="center"/>
          </w:tcPr>
          <w:p w:rsidR="00DF03C3" w:rsidRDefault="00726D52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修订内容简述</w:t>
            </w:r>
          </w:p>
        </w:tc>
        <w:tc>
          <w:tcPr>
            <w:tcW w:w="1275" w:type="dxa"/>
            <w:shd w:val="clear" w:color="auto" w:fill="CCFFCC"/>
            <w:vAlign w:val="center"/>
          </w:tcPr>
          <w:p w:rsidR="00DF03C3" w:rsidRDefault="00726D52" w:rsidP="00BB1BA1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修订日期</w:t>
            </w:r>
          </w:p>
        </w:tc>
        <w:tc>
          <w:tcPr>
            <w:tcW w:w="993" w:type="dxa"/>
            <w:shd w:val="clear" w:color="auto" w:fill="CCFFCC"/>
          </w:tcPr>
          <w:p w:rsidR="00DF03C3" w:rsidRDefault="00726D52" w:rsidP="00BB1BA1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修订人</w:t>
            </w:r>
          </w:p>
        </w:tc>
        <w:tc>
          <w:tcPr>
            <w:tcW w:w="923" w:type="dxa"/>
            <w:shd w:val="clear" w:color="auto" w:fill="CCFFCC"/>
            <w:vAlign w:val="center"/>
          </w:tcPr>
          <w:p w:rsidR="00DF03C3" w:rsidRDefault="00726D52" w:rsidP="00BB1BA1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批准人</w:t>
            </w:r>
          </w:p>
        </w:tc>
      </w:tr>
      <w:tr w:rsidR="00DF03C3" w:rsidTr="00BB1BA1">
        <w:tc>
          <w:tcPr>
            <w:tcW w:w="1242" w:type="dxa"/>
          </w:tcPr>
          <w:p w:rsidR="00DF03C3" w:rsidRPr="008F5273" w:rsidRDefault="0079610A" w:rsidP="00CB547E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  <w:r w:rsidRPr="008F5273">
              <w:rPr>
                <w:rFonts w:ascii="宋体" w:hAnsi="宋体" w:hint="eastAsia"/>
                <w:sz w:val="15"/>
                <w:szCs w:val="15"/>
              </w:rPr>
              <w:t>1.2</w:t>
            </w:r>
          </w:p>
        </w:tc>
        <w:tc>
          <w:tcPr>
            <w:tcW w:w="1985" w:type="dxa"/>
          </w:tcPr>
          <w:p w:rsidR="00DF03C3" w:rsidRPr="008F5273" w:rsidRDefault="0079610A">
            <w:pPr>
              <w:spacing w:line="312" w:lineRule="atLeast"/>
              <w:textAlignment w:val="baseline"/>
              <w:rPr>
                <w:rFonts w:ascii="宋体" w:hAnsi="宋体"/>
                <w:sz w:val="15"/>
                <w:szCs w:val="15"/>
              </w:rPr>
            </w:pPr>
            <w:r w:rsidRPr="008F5273">
              <w:rPr>
                <w:rFonts w:ascii="宋体" w:hAnsi="宋体" w:hint="eastAsia"/>
                <w:sz w:val="15"/>
                <w:szCs w:val="15"/>
              </w:rPr>
              <w:t>2</w:t>
            </w:r>
            <w:r w:rsidR="00563B3E" w:rsidRPr="008F5273">
              <w:rPr>
                <w:rFonts w:ascii="宋体" w:hAnsi="宋体" w:hint="eastAsia"/>
                <w:sz w:val="15"/>
                <w:szCs w:val="15"/>
              </w:rPr>
              <w:t>.1</w:t>
            </w:r>
            <w:r w:rsidRPr="008F5273">
              <w:rPr>
                <w:rFonts w:ascii="宋体" w:hAnsi="宋体" w:hint="eastAsia"/>
                <w:sz w:val="15"/>
                <w:szCs w:val="15"/>
              </w:rPr>
              <w:t>功能需求</w:t>
            </w:r>
          </w:p>
        </w:tc>
        <w:tc>
          <w:tcPr>
            <w:tcW w:w="3544" w:type="dxa"/>
          </w:tcPr>
          <w:p w:rsidR="00DF03C3" w:rsidRPr="008F5273" w:rsidRDefault="0079610A">
            <w:pPr>
              <w:spacing w:line="312" w:lineRule="atLeast"/>
              <w:textAlignment w:val="baseline"/>
              <w:rPr>
                <w:rFonts w:ascii="宋体" w:hAnsi="宋体"/>
                <w:sz w:val="15"/>
                <w:szCs w:val="15"/>
              </w:rPr>
            </w:pPr>
            <w:r w:rsidRPr="008F5273">
              <w:rPr>
                <w:rFonts w:ascii="宋体" w:hAnsi="宋体" w:hint="eastAsia"/>
                <w:sz w:val="15"/>
                <w:szCs w:val="15"/>
              </w:rPr>
              <w:t>整体修改业务流程、界面元素及业务规则</w:t>
            </w:r>
          </w:p>
        </w:tc>
        <w:tc>
          <w:tcPr>
            <w:tcW w:w="1275" w:type="dxa"/>
          </w:tcPr>
          <w:p w:rsidR="00DF03C3" w:rsidRPr="008F5273" w:rsidRDefault="0079610A" w:rsidP="00BB1BA1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  <w:r w:rsidRPr="008F5273">
              <w:rPr>
                <w:rFonts w:ascii="宋体" w:hAnsi="宋体" w:hint="eastAsia"/>
                <w:sz w:val="15"/>
                <w:szCs w:val="15"/>
              </w:rPr>
              <w:t>2016.06.08</w:t>
            </w:r>
          </w:p>
        </w:tc>
        <w:tc>
          <w:tcPr>
            <w:tcW w:w="993" w:type="dxa"/>
          </w:tcPr>
          <w:p w:rsidR="00DF03C3" w:rsidRPr="008F5273" w:rsidRDefault="0079610A" w:rsidP="00BB1BA1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  <w:r w:rsidRPr="008F5273">
              <w:rPr>
                <w:rFonts w:ascii="宋体" w:hAnsi="宋体" w:hint="eastAsia"/>
                <w:sz w:val="15"/>
                <w:szCs w:val="15"/>
              </w:rPr>
              <w:t>杨洪波</w:t>
            </w:r>
          </w:p>
        </w:tc>
        <w:tc>
          <w:tcPr>
            <w:tcW w:w="923" w:type="dxa"/>
          </w:tcPr>
          <w:p w:rsidR="00DF03C3" w:rsidRPr="008F5273" w:rsidRDefault="00DF03C3" w:rsidP="00BB1BA1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</w:p>
        </w:tc>
      </w:tr>
      <w:tr w:rsidR="004741AB" w:rsidTr="00BB1BA1">
        <w:tc>
          <w:tcPr>
            <w:tcW w:w="1242" w:type="dxa"/>
          </w:tcPr>
          <w:p w:rsidR="004741AB" w:rsidRPr="008F5273" w:rsidRDefault="004741AB" w:rsidP="00CB547E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985" w:type="dxa"/>
          </w:tcPr>
          <w:p w:rsidR="004741AB" w:rsidRPr="008F5273" w:rsidRDefault="004741AB">
            <w:pPr>
              <w:spacing w:line="312" w:lineRule="atLeast"/>
              <w:textAlignment w:val="baseline"/>
              <w:rPr>
                <w:rFonts w:ascii="宋体" w:hAnsi="宋体"/>
                <w:sz w:val="15"/>
                <w:szCs w:val="15"/>
              </w:rPr>
            </w:pPr>
            <w:r w:rsidRPr="008F5273">
              <w:rPr>
                <w:rFonts w:ascii="宋体" w:hAnsi="宋体" w:hint="eastAsia"/>
                <w:sz w:val="15"/>
                <w:szCs w:val="15"/>
              </w:rPr>
              <w:t>2.1.8电子渠道签约流程</w:t>
            </w:r>
          </w:p>
        </w:tc>
        <w:tc>
          <w:tcPr>
            <w:tcW w:w="3544" w:type="dxa"/>
          </w:tcPr>
          <w:p w:rsidR="004741AB" w:rsidRPr="008F5273" w:rsidRDefault="004741AB">
            <w:pPr>
              <w:spacing w:line="312" w:lineRule="atLeast"/>
              <w:textAlignment w:val="baseline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限额去掉界面输入，在管理</w:t>
            </w:r>
            <w:proofErr w:type="gramStart"/>
            <w:r>
              <w:rPr>
                <w:rFonts w:ascii="宋体" w:hAnsi="宋体" w:hint="eastAsia"/>
                <w:sz w:val="15"/>
                <w:szCs w:val="15"/>
              </w:rPr>
              <w:t>端增加</w:t>
            </w:r>
            <w:proofErr w:type="gramEnd"/>
            <w:r>
              <w:rPr>
                <w:rFonts w:ascii="宋体" w:hAnsi="宋体" w:hint="eastAsia"/>
                <w:sz w:val="15"/>
                <w:szCs w:val="15"/>
              </w:rPr>
              <w:t>配置交易</w:t>
            </w:r>
          </w:p>
        </w:tc>
        <w:tc>
          <w:tcPr>
            <w:tcW w:w="1275" w:type="dxa"/>
          </w:tcPr>
          <w:p w:rsidR="004741AB" w:rsidRPr="008F5273" w:rsidRDefault="004741AB" w:rsidP="00BB1BA1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  <w:r w:rsidRPr="008F5273">
              <w:rPr>
                <w:rFonts w:ascii="宋体" w:hAnsi="宋体" w:hint="eastAsia"/>
                <w:sz w:val="15"/>
                <w:szCs w:val="15"/>
              </w:rPr>
              <w:t>2016.06.08</w:t>
            </w:r>
          </w:p>
        </w:tc>
        <w:tc>
          <w:tcPr>
            <w:tcW w:w="993" w:type="dxa"/>
          </w:tcPr>
          <w:p w:rsidR="004741AB" w:rsidRPr="008F5273" w:rsidRDefault="004741AB" w:rsidP="00BB1BA1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  <w:r w:rsidRPr="008F5273">
              <w:rPr>
                <w:rFonts w:ascii="宋体" w:hAnsi="宋体" w:hint="eastAsia"/>
                <w:sz w:val="15"/>
                <w:szCs w:val="15"/>
              </w:rPr>
              <w:t>杨洪波</w:t>
            </w:r>
          </w:p>
        </w:tc>
        <w:tc>
          <w:tcPr>
            <w:tcW w:w="923" w:type="dxa"/>
          </w:tcPr>
          <w:p w:rsidR="004741AB" w:rsidRPr="008F5273" w:rsidRDefault="004741AB" w:rsidP="00BB1BA1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</w:p>
        </w:tc>
      </w:tr>
      <w:tr w:rsidR="004741AB" w:rsidTr="00BB1BA1">
        <w:tc>
          <w:tcPr>
            <w:tcW w:w="1242" w:type="dxa"/>
          </w:tcPr>
          <w:p w:rsidR="004741AB" w:rsidRPr="008F5273" w:rsidRDefault="004741AB" w:rsidP="00CB547E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985" w:type="dxa"/>
          </w:tcPr>
          <w:p w:rsidR="004741AB" w:rsidRPr="008F5273" w:rsidRDefault="004741AB">
            <w:pPr>
              <w:spacing w:line="312" w:lineRule="atLeast"/>
              <w:textAlignment w:val="baseline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2.1功能需求</w:t>
            </w:r>
          </w:p>
        </w:tc>
        <w:tc>
          <w:tcPr>
            <w:tcW w:w="3544" w:type="dxa"/>
          </w:tcPr>
          <w:p w:rsidR="004741AB" w:rsidRPr="008F5273" w:rsidRDefault="004741AB">
            <w:pPr>
              <w:spacing w:line="312" w:lineRule="atLeast"/>
              <w:textAlignment w:val="baseline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协议条款增加管理端配置交易</w:t>
            </w:r>
          </w:p>
        </w:tc>
        <w:tc>
          <w:tcPr>
            <w:tcW w:w="1275" w:type="dxa"/>
          </w:tcPr>
          <w:p w:rsidR="004741AB" w:rsidRPr="008F5273" w:rsidRDefault="004741AB" w:rsidP="00BB1BA1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  <w:r w:rsidRPr="008F5273">
              <w:rPr>
                <w:rFonts w:ascii="宋体" w:hAnsi="宋体" w:hint="eastAsia"/>
                <w:sz w:val="15"/>
                <w:szCs w:val="15"/>
              </w:rPr>
              <w:t>2016.06.08</w:t>
            </w:r>
          </w:p>
        </w:tc>
        <w:tc>
          <w:tcPr>
            <w:tcW w:w="993" w:type="dxa"/>
          </w:tcPr>
          <w:p w:rsidR="004741AB" w:rsidRPr="008F5273" w:rsidRDefault="004741AB" w:rsidP="00BB1BA1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  <w:r w:rsidRPr="008F5273">
              <w:rPr>
                <w:rFonts w:ascii="宋体" w:hAnsi="宋体" w:hint="eastAsia"/>
                <w:sz w:val="15"/>
                <w:szCs w:val="15"/>
              </w:rPr>
              <w:t>杨洪波</w:t>
            </w:r>
          </w:p>
        </w:tc>
        <w:tc>
          <w:tcPr>
            <w:tcW w:w="923" w:type="dxa"/>
          </w:tcPr>
          <w:p w:rsidR="004741AB" w:rsidRPr="008F5273" w:rsidRDefault="004741AB" w:rsidP="00BB1BA1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</w:p>
        </w:tc>
      </w:tr>
      <w:tr w:rsidR="00DF03C3" w:rsidTr="00BB1BA1">
        <w:tc>
          <w:tcPr>
            <w:tcW w:w="1242" w:type="dxa"/>
          </w:tcPr>
          <w:p w:rsidR="00DF03C3" w:rsidRPr="008F5273" w:rsidRDefault="0079610A" w:rsidP="00CB547E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  <w:r w:rsidRPr="008F5273">
              <w:rPr>
                <w:rFonts w:ascii="宋体" w:hAnsi="宋体" w:hint="eastAsia"/>
                <w:sz w:val="15"/>
                <w:szCs w:val="15"/>
              </w:rPr>
              <w:t>1.3</w:t>
            </w:r>
          </w:p>
        </w:tc>
        <w:tc>
          <w:tcPr>
            <w:tcW w:w="1985" w:type="dxa"/>
          </w:tcPr>
          <w:p w:rsidR="00DF03C3" w:rsidRPr="008F5273" w:rsidRDefault="00563B3E" w:rsidP="00AF48FE">
            <w:pPr>
              <w:spacing w:line="312" w:lineRule="atLeast"/>
              <w:textAlignment w:val="baseline"/>
              <w:rPr>
                <w:rFonts w:ascii="宋体" w:hAnsi="宋体"/>
                <w:sz w:val="15"/>
                <w:szCs w:val="15"/>
              </w:rPr>
            </w:pPr>
            <w:r w:rsidRPr="008F5273">
              <w:rPr>
                <w:rFonts w:ascii="宋体" w:hAnsi="宋体" w:hint="eastAsia"/>
                <w:sz w:val="15"/>
                <w:szCs w:val="15"/>
              </w:rPr>
              <w:t>2.1.1</w:t>
            </w:r>
            <w:r w:rsidR="00AF48FE">
              <w:rPr>
                <w:rFonts w:ascii="宋体" w:hAnsi="宋体" w:hint="eastAsia"/>
                <w:sz w:val="15"/>
                <w:szCs w:val="15"/>
              </w:rPr>
              <w:t>2</w:t>
            </w:r>
            <w:r w:rsidRPr="008F5273">
              <w:rPr>
                <w:rFonts w:ascii="宋体" w:hAnsi="宋体" w:hint="eastAsia"/>
                <w:sz w:val="15"/>
                <w:szCs w:val="15"/>
              </w:rPr>
              <w:t>客</w:t>
            </w:r>
            <w:proofErr w:type="gramStart"/>
            <w:r w:rsidRPr="008F5273">
              <w:rPr>
                <w:rFonts w:ascii="宋体" w:hAnsi="宋体" w:hint="eastAsia"/>
                <w:sz w:val="15"/>
                <w:szCs w:val="15"/>
              </w:rPr>
              <w:t>服服务</w:t>
            </w:r>
            <w:proofErr w:type="gramEnd"/>
            <w:r w:rsidRPr="008F5273">
              <w:rPr>
                <w:rFonts w:ascii="宋体" w:hAnsi="宋体" w:hint="eastAsia"/>
                <w:sz w:val="15"/>
                <w:szCs w:val="15"/>
              </w:rPr>
              <w:t>评价</w:t>
            </w:r>
          </w:p>
        </w:tc>
        <w:tc>
          <w:tcPr>
            <w:tcW w:w="3544" w:type="dxa"/>
          </w:tcPr>
          <w:p w:rsidR="00DF03C3" w:rsidRPr="008F5273" w:rsidRDefault="00563B3E">
            <w:pPr>
              <w:spacing w:line="312" w:lineRule="atLeast"/>
              <w:textAlignment w:val="baseline"/>
              <w:rPr>
                <w:rFonts w:ascii="宋体" w:hAnsi="宋体"/>
                <w:sz w:val="15"/>
                <w:szCs w:val="15"/>
              </w:rPr>
            </w:pPr>
            <w:r w:rsidRPr="008F5273">
              <w:rPr>
                <w:rFonts w:ascii="宋体" w:hAnsi="宋体" w:hint="eastAsia"/>
                <w:sz w:val="15"/>
                <w:szCs w:val="15"/>
              </w:rPr>
              <w:t>增加客</w:t>
            </w:r>
            <w:proofErr w:type="gramStart"/>
            <w:r w:rsidRPr="008F5273">
              <w:rPr>
                <w:rFonts w:ascii="宋体" w:hAnsi="宋体" w:hint="eastAsia"/>
                <w:sz w:val="15"/>
                <w:szCs w:val="15"/>
              </w:rPr>
              <w:t>服服务</w:t>
            </w:r>
            <w:proofErr w:type="gramEnd"/>
            <w:r w:rsidRPr="008F5273">
              <w:rPr>
                <w:rFonts w:ascii="宋体" w:hAnsi="宋体" w:hint="eastAsia"/>
                <w:sz w:val="15"/>
                <w:szCs w:val="15"/>
              </w:rPr>
              <w:t>评价</w:t>
            </w:r>
          </w:p>
        </w:tc>
        <w:tc>
          <w:tcPr>
            <w:tcW w:w="1275" w:type="dxa"/>
          </w:tcPr>
          <w:p w:rsidR="00DF03C3" w:rsidRPr="008F5273" w:rsidRDefault="00563B3E" w:rsidP="00BB1BA1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  <w:r w:rsidRPr="008F5273">
              <w:rPr>
                <w:rFonts w:ascii="宋体" w:hAnsi="宋体" w:hint="eastAsia"/>
                <w:sz w:val="15"/>
                <w:szCs w:val="15"/>
              </w:rPr>
              <w:t>2016.07.07</w:t>
            </w:r>
          </w:p>
        </w:tc>
        <w:tc>
          <w:tcPr>
            <w:tcW w:w="993" w:type="dxa"/>
          </w:tcPr>
          <w:p w:rsidR="00DF03C3" w:rsidRPr="008F5273" w:rsidRDefault="00563B3E" w:rsidP="00BB1BA1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  <w:r w:rsidRPr="008F5273">
              <w:rPr>
                <w:rFonts w:ascii="宋体" w:hAnsi="宋体" w:hint="eastAsia"/>
                <w:sz w:val="15"/>
                <w:szCs w:val="15"/>
              </w:rPr>
              <w:t>杨洪波</w:t>
            </w:r>
          </w:p>
        </w:tc>
        <w:tc>
          <w:tcPr>
            <w:tcW w:w="923" w:type="dxa"/>
          </w:tcPr>
          <w:p w:rsidR="00DF03C3" w:rsidRPr="008F5273" w:rsidRDefault="00DF03C3" w:rsidP="00BB1BA1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</w:p>
        </w:tc>
      </w:tr>
      <w:tr w:rsidR="00C135FC" w:rsidTr="00BB1BA1">
        <w:tc>
          <w:tcPr>
            <w:tcW w:w="1242" w:type="dxa"/>
          </w:tcPr>
          <w:p w:rsidR="00C135FC" w:rsidRPr="008F5273" w:rsidRDefault="00C135FC" w:rsidP="00CB547E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985" w:type="dxa"/>
          </w:tcPr>
          <w:p w:rsidR="00C135FC" w:rsidRPr="008F5273" w:rsidRDefault="00C135FC" w:rsidP="0047162D">
            <w:pPr>
              <w:spacing w:line="312" w:lineRule="atLeast"/>
              <w:textAlignment w:val="baseline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2.1.8</w:t>
            </w:r>
            <w:r w:rsidRPr="008F5273">
              <w:rPr>
                <w:rFonts w:ascii="宋体" w:hAnsi="宋体" w:hint="eastAsia"/>
                <w:sz w:val="15"/>
                <w:szCs w:val="15"/>
              </w:rPr>
              <w:t>电子渠道签约流程</w:t>
            </w:r>
          </w:p>
        </w:tc>
        <w:tc>
          <w:tcPr>
            <w:tcW w:w="3544" w:type="dxa"/>
          </w:tcPr>
          <w:p w:rsidR="00C135FC" w:rsidRPr="008F5273" w:rsidRDefault="00C135FC" w:rsidP="0047162D">
            <w:pPr>
              <w:spacing w:line="312" w:lineRule="atLeast"/>
              <w:textAlignment w:val="baseline"/>
              <w:rPr>
                <w:rFonts w:ascii="宋体" w:hAnsi="宋体"/>
                <w:sz w:val="15"/>
                <w:szCs w:val="15"/>
              </w:rPr>
            </w:pPr>
            <w:r w:rsidRPr="008F5273">
              <w:rPr>
                <w:rFonts w:ascii="宋体" w:hAnsi="宋体" w:hint="eastAsia"/>
                <w:sz w:val="15"/>
                <w:szCs w:val="15"/>
              </w:rPr>
              <w:t>短信通知开通业务中验证短信验证码，生产及验证由核心处理</w:t>
            </w:r>
          </w:p>
        </w:tc>
        <w:tc>
          <w:tcPr>
            <w:tcW w:w="1275" w:type="dxa"/>
          </w:tcPr>
          <w:p w:rsidR="00C135FC" w:rsidRPr="008F5273" w:rsidRDefault="00C135FC" w:rsidP="00BB1BA1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  <w:r w:rsidRPr="008F5273">
              <w:rPr>
                <w:rFonts w:ascii="宋体" w:hAnsi="宋体" w:hint="eastAsia"/>
                <w:sz w:val="15"/>
                <w:szCs w:val="15"/>
              </w:rPr>
              <w:t>2016.07.07</w:t>
            </w:r>
          </w:p>
        </w:tc>
        <w:tc>
          <w:tcPr>
            <w:tcW w:w="993" w:type="dxa"/>
          </w:tcPr>
          <w:p w:rsidR="00C135FC" w:rsidRPr="008F5273" w:rsidRDefault="00C135FC" w:rsidP="00BB1BA1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  <w:r w:rsidRPr="008F5273">
              <w:rPr>
                <w:rFonts w:ascii="宋体" w:hAnsi="宋体" w:hint="eastAsia"/>
                <w:sz w:val="15"/>
                <w:szCs w:val="15"/>
              </w:rPr>
              <w:t>杨洪波</w:t>
            </w:r>
          </w:p>
        </w:tc>
        <w:tc>
          <w:tcPr>
            <w:tcW w:w="923" w:type="dxa"/>
          </w:tcPr>
          <w:p w:rsidR="00C135FC" w:rsidRPr="008F5273" w:rsidRDefault="00C135FC" w:rsidP="00BB1BA1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</w:p>
        </w:tc>
      </w:tr>
      <w:tr w:rsidR="00C135FC" w:rsidTr="00BB1BA1">
        <w:tc>
          <w:tcPr>
            <w:tcW w:w="1242" w:type="dxa"/>
          </w:tcPr>
          <w:p w:rsidR="00C135FC" w:rsidRPr="008F5273" w:rsidRDefault="00C135FC" w:rsidP="00CB547E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985" w:type="dxa"/>
          </w:tcPr>
          <w:p w:rsidR="00C135FC" w:rsidRPr="008F5273" w:rsidRDefault="00C135FC" w:rsidP="0047162D">
            <w:pPr>
              <w:spacing w:line="312" w:lineRule="atLeast"/>
              <w:textAlignment w:val="baseline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2.1.6 借记卡挂失</w:t>
            </w:r>
          </w:p>
        </w:tc>
        <w:tc>
          <w:tcPr>
            <w:tcW w:w="3544" w:type="dxa"/>
          </w:tcPr>
          <w:p w:rsidR="00C135FC" w:rsidRPr="008F5273" w:rsidRDefault="00C135FC" w:rsidP="0047162D">
            <w:pPr>
              <w:spacing w:line="312" w:lineRule="atLeast"/>
              <w:textAlignment w:val="baseline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卡挂失不用输入密码，但需要提示客户补卡时需要验证密码</w:t>
            </w:r>
          </w:p>
        </w:tc>
        <w:tc>
          <w:tcPr>
            <w:tcW w:w="1275" w:type="dxa"/>
          </w:tcPr>
          <w:p w:rsidR="00C135FC" w:rsidRPr="008F5273" w:rsidRDefault="00C135FC" w:rsidP="00BB1BA1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  <w:r w:rsidRPr="008F5273">
              <w:rPr>
                <w:rFonts w:ascii="宋体" w:hAnsi="宋体" w:hint="eastAsia"/>
                <w:sz w:val="15"/>
                <w:szCs w:val="15"/>
              </w:rPr>
              <w:t>2016.07.07</w:t>
            </w:r>
          </w:p>
        </w:tc>
        <w:tc>
          <w:tcPr>
            <w:tcW w:w="993" w:type="dxa"/>
          </w:tcPr>
          <w:p w:rsidR="00C135FC" w:rsidRPr="008F5273" w:rsidRDefault="00C135FC" w:rsidP="00BB1BA1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  <w:r w:rsidRPr="008F5273">
              <w:rPr>
                <w:rFonts w:ascii="宋体" w:hAnsi="宋体" w:hint="eastAsia"/>
                <w:sz w:val="15"/>
                <w:szCs w:val="15"/>
              </w:rPr>
              <w:t>杨洪波</w:t>
            </w:r>
          </w:p>
        </w:tc>
        <w:tc>
          <w:tcPr>
            <w:tcW w:w="923" w:type="dxa"/>
          </w:tcPr>
          <w:p w:rsidR="00C135FC" w:rsidRPr="008F5273" w:rsidRDefault="00C135FC" w:rsidP="00BB1BA1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</w:p>
        </w:tc>
      </w:tr>
      <w:tr w:rsidR="00C135FC" w:rsidTr="00BB1BA1">
        <w:tc>
          <w:tcPr>
            <w:tcW w:w="1242" w:type="dxa"/>
          </w:tcPr>
          <w:p w:rsidR="00C135FC" w:rsidRPr="008F5273" w:rsidRDefault="00C135FC" w:rsidP="00CB547E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985" w:type="dxa"/>
          </w:tcPr>
          <w:p w:rsidR="00C135FC" w:rsidRPr="008F5273" w:rsidRDefault="00C135FC" w:rsidP="0047162D">
            <w:pPr>
              <w:spacing w:line="312" w:lineRule="atLeast"/>
              <w:textAlignment w:val="baseline"/>
              <w:rPr>
                <w:rFonts w:ascii="宋体" w:hAnsi="宋体"/>
                <w:sz w:val="15"/>
                <w:szCs w:val="15"/>
              </w:rPr>
            </w:pPr>
            <w:r w:rsidRPr="008F5273">
              <w:rPr>
                <w:rFonts w:ascii="宋体" w:hAnsi="宋体" w:hint="eastAsia"/>
                <w:sz w:val="15"/>
                <w:szCs w:val="15"/>
              </w:rPr>
              <w:t>2.2 C</w:t>
            </w:r>
            <w:proofErr w:type="gramStart"/>
            <w:r w:rsidRPr="008F5273">
              <w:rPr>
                <w:rFonts w:ascii="宋体" w:hAnsi="宋体" w:hint="eastAsia"/>
                <w:sz w:val="15"/>
                <w:szCs w:val="15"/>
              </w:rPr>
              <w:t>端管理</w:t>
            </w:r>
            <w:proofErr w:type="gramEnd"/>
          </w:p>
        </w:tc>
        <w:tc>
          <w:tcPr>
            <w:tcW w:w="3544" w:type="dxa"/>
          </w:tcPr>
          <w:p w:rsidR="00C135FC" w:rsidRPr="008F5273" w:rsidRDefault="00C135FC" w:rsidP="0047162D">
            <w:pPr>
              <w:spacing w:line="312" w:lineRule="atLeast"/>
              <w:textAlignment w:val="baseline"/>
              <w:rPr>
                <w:rFonts w:ascii="宋体" w:hAnsi="宋体"/>
                <w:sz w:val="15"/>
                <w:szCs w:val="15"/>
              </w:rPr>
            </w:pPr>
            <w:r w:rsidRPr="008F5273">
              <w:rPr>
                <w:rFonts w:ascii="宋体" w:hAnsi="宋体" w:hint="eastAsia"/>
                <w:sz w:val="15"/>
                <w:szCs w:val="15"/>
              </w:rPr>
              <w:t>更新C</w:t>
            </w:r>
            <w:proofErr w:type="gramStart"/>
            <w:r w:rsidRPr="008F5273">
              <w:rPr>
                <w:rFonts w:ascii="宋体" w:hAnsi="宋体" w:hint="eastAsia"/>
                <w:sz w:val="15"/>
                <w:szCs w:val="15"/>
              </w:rPr>
              <w:t>端管理</w:t>
            </w:r>
            <w:proofErr w:type="gramEnd"/>
            <w:r w:rsidRPr="008F5273">
              <w:rPr>
                <w:rFonts w:ascii="宋体" w:hAnsi="宋体" w:hint="eastAsia"/>
                <w:sz w:val="15"/>
                <w:szCs w:val="15"/>
              </w:rPr>
              <w:t>全部需求功能</w:t>
            </w:r>
          </w:p>
        </w:tc>
        <w:tc>
          <w:tcPr>
            <w:tcW w:w="1275" w:type="dxa"/>
          </w:tcPr>
          <w:p w:rsidR="00C135FC" w:rsidRPr="008F5273" w:rsidRDefault="00C135FC" w:rsidP="00BB1BA1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  <w:r w:rsidRPr="008F5273">
              <w:rPr>
                <w:rFonts w:ascii="宋体" w:hAnsi="宋体" w:hint="eastAsia"/>
                <w:sz w:val="15"/>
                <w:szCs w:val="15"/>
              </w:rPr>
              <w:t>2016.07.07</w:t>
            </w:r>
          </w:p>
        </w:tc>
        <w:tc>
          <w:tcPr>
            <w:tcW w:w="993" w:type="dxa"/>
          </w:tcPr>
          <w:p w:rsidR="00C135FC" w:rsidRPr="008F5273" w:rsidRDefault="00C135FC" w:rsidP="00BB1BA1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  <w:r w:rsidRPr="008F5273">
              <w:rPr>
                <w:rFonts w:ascii="宋体" w:hAnsi="宋体" w:hint="eastAsia"/>
                <w:sz w:val="15"/>
                <w:szCs w:val="15"/>
              </w:rPr>
              <w:t>杨洪波</w:t>
            </w:r>
          </w:p>
        </w:tc>
        <w:tc>
          <w:tcPr>
            <w:tcW w:w="923" w:type="dxa"/>
          </w:tcPr>
          <w:p w:rsidR="00C135FC" w:rsidRPr="008F5273" w:rsidRDefault="00C135FC" w:rsidP="00BB1BA1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</w:p>
        </w:tc>
      </w:tr>
      <w:tr w:rsidR="00C135FC" w:rsidRPr="008F5273" w:rsidTr="00BB1BA1">
        <w:tc>
          <w:tcPr>
            <w:tcW w:w="1242" w:type="dxa"/>
          </w:tcPr>
          <w:p w:rsidR="00C135FC" w:rsidRPr="008F5273" w:rsidRDefault="00C135FC" w:rsidP="00CB547E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985" w:type="dxa"/>
          </w:tcPr>
          <w:p w:rsidR="00C135FC" w:rsidRPr="008F5273" w:rsidRDefault="00C135FC" w:rsidP="0047162D">
            <w:pPr>
              <w:spacing w:line="312" w:lineRule="atLeast"/>
              <w:textAlignment w:val="baseline"/>
              <w:rPr>
                <w:rFonts w:ascii="宋体" w:hAnsi="宋体"/>
                <w:sz w:val="15"/>
                <w:szCs w:val="15"/>
              </w:rPr>
            </w:pPr>
            <w:r w:rsidRPr="008F5273">
              <w:rPr>
                <w:rFonts w:ascii="宋体" w:hAnsi="宋体" w:hint="eastAsia"/>
                <w:sz w:val="15"/>
                <w:szCs w:val="15"/>
              </w:rPr>
              <w:t>2.3 VTM管理平台</w:t>
            </w:r>
          </w:p>
        </w:tc>
        <w:tc>
          <w:tcPr>
            <w:tcW w:w="3544" w:type="dxa"/>
          </w:tcPr>
          <w:p w:rsidR="00C135FC" w:rsidRPr="008F5273" w:rsidRDefault="00C135FC" w:rsidP="0047162D">
            <w:pPr>
              <w:spacing w:line="312" w:lineRule="atLeast"/>
              <w:textAlignment w:val="baseline"/>
              <w:rPr>
                <w:rFonts w:ascii="宋体" w:hAnsi="宋体"/>
                <w:sz w:val="15"/>
                <w:szCs w:val="15"/>
              </w:rPr>
            </w:pPr>
            <w:r w:rsidRPr="008F5273">
              <w:rPr>
                <w:rFonts w:ascii="宋体" w:hAnsi="宋体" w:hint="eastAsia"/>
                <w:sz w:val="15"/>
                <w:szCs w:val="15"/>
              </w:rPr>
              <w:t>更新VTM管理平台全部需求功能，包含坐席端</w:t>
            </w:r>
          </w:p>
        </w:tc>
        <w:tc>
          <w:tcPr>
            <w:tcW w:w="1275" w:type="dxa"/>
          </w:tcPr>
          <w:p w:rsidR="00C135FC" w:rsidRPr="008F5273" w:rsidRDefault="00C135FC" w:rsidP="00BB1BA1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  <w:r w:rsidRPr="008F5273">
              <w:rPr>
                <w:rFonts w:ascii="宋体" w:hAnsi="宋体" w:hint="eastAsia"/>
                <w:sz w:val="15"/>
                <w:szCs w:val="15"/>
              </w:rPr>
              <w:t>2016.07.07</w:t>
            </w:r>
          </w:p>
        </w:tc>
        <w:tc>
          <w:tcPr>
            <w:tcW w:w="993" w:type="dxa"/>
          </w:tcPr>
          <w:p w:rsidR="00C135FC" w:rsidRPr="008F5273" w:rsidRDefault="00C135FC" w:rsidP="00BB1BA1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  <w:r w:rsidRPr="008F5273">
              <w:rPr>
                <w:rFonts w:ascii="宋体" w:hAnsi="宋体" w:hint="eastAsia"/>
                <w:sz w:val="15"/>
                <w:szCs w:val="15"/>
              </w:rPr>
              <w:t>杨洪波</w:t>
            </w:r>
          </w:p>
        </w:tc>
        <w:tc>
          <w:tcPr>
            <w:tcW w:w="923" w:type="dxa"/>
          </w:tcPr>
          <w:p w:rsidR="00C135FC" w:rsidRPr="008F5273" w:rsidRDefault="00C135FC" w:rsidP="00BB1BA1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</w:p>
        </w:tc>
      </w:tr>
      <w:tr w:rsidR="00C135FC" w:rsidRPr="008F5273" w:rsidTr="00BB1BA1">
        <w:tc>
          <w:tcPr>
            <w:tcW w:w="1242" w:type="dxa"/>
          </w:tcPr>
          <w:p w:rsidR="00C135FC" w:rsidRPr="008F5273" w:rsidRDefault="00C135FC" w:rsidP="00CB547E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985" w:type="dxa"/>
          </w:tcPr>
          <w:p w:rsidR="00C135FC" w:rsidRPr="008F5273" w:rsidRDefault="00C135FC" w:rsidP="0047162D">
            <w:pPr>
              <w:spacing w:line="312" w:lineRule="atLeast"/>
              <w:textAlignment w:val="baseline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2.3.15 坐席查询客户流水</w:t>
            </w:r>
          </w:p>
        </w:tc>
        <w:tc>
          <w:tcPr>
            <w:tcW w:w="3544" w:type="dxa"/>
          </w:tcPr>
          <w:p w:rsidR="00C135FC" w:rsidRPr="008F5273" w:rsidRDefault="00C135FC" w:rsidP="0047162D">
            <w:pPr>
              <w:spacing w:line="312" w:lineRule="atLeast"/>
              <w:textAlignment w:val="baseline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增加</w:t>
            </w:r>
            <w:proofErr w:type="gramStart"/>
            <w:r>
              <w:rPr>
                <w:rFonts w:ascii="宋体" w:hAnsi="宋体" w:hint="eastAsia"/>
                <w:sz w:val="15"/>
                <w:szCs w:val="15"/>
              </w:rPr>
              <w:t>主页连接客</w:t>
            </w:r>
            <w:proofErr w:type="gramEnd"/>
            <w:r>
              <w:rPr>
                <w:rFonts w:ascii="宋体" w:hAnsi="宋体" w:hint="eastAsia"/>
                <w:sz w:val="15"/>
                <w:szCs w:val="15"/>
              </w:rPr>
              <w:t>服，客服查询客户办理业务记录功能</w:t>
            </w:r>
          </w:p>
        </w:tc>
        <w:tc>
          <w:tcPr>
            <w:tcW w:w="1275" w:type="dxa"/>
          </w:tcPr>
          <w:p w:rsidR="00C135FC" w:rsidRPr="008F5273" w:rsidRDefault="00C135FC" w:rsidP="00BB1BA1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  <w:r w:rsidRPr="008F5273">
              <w:rPr>
                <w:rFonts w:ascii="宋体" w:hAnsi="宋体" w:hint="eastAsia"/>
                <w:sz w:val="15"/>
                <w:szCs w:val="15"/>
              </w:rPr>
              <w:t>2016.07.07</w:t>
            </w:r>
          </w:p>
        </w:tc>
        <w:tc>
          <w:tcPr>
            <w:tcW w:w="993" w:type="dxa"/>
          </w:tcPr>
          <w:p w:rsidR="00C135FC" w:rsidRPr="008F5273" w:rsidRDefault="00C135FC" w:rsidP="00BB1BA1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  <w:r w:rsidRPr="008F5273">
              <w:rPr>
                <w:rFonts w:ascii="宋体" w:hAnsi="宋体" w:hint="eastAsia"/>
                <w:sz w:val="15"/>
                <w:szCs w:val="15"/>
              </w:rPr>
              <w:t>杨洪波</w:t>
            </w:r>
          </w:p>
        </w:tc>
        <w:tc>
          <w:tcPr>
            <w:tcW w:w="923" w:type="dxa"/>
          </w:tcPr>
          <w:p w:rsidR="00C135FC" w:rsidRPr="008F5273" w:rsidRDefault="00C135FC" w:rsidP="00BB1BA1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</w:p>
        </w:tc>
      </w:tr>
      <w:tr w:rsidR="00B024B5" w:rsidRPr="008F5273" w:rsidTr="00BB1BA1">
        <w:tc>
          <w:tcPr>
            <w:tcW w:w="1242" w:type="dxa"/>
          </w:tcPr>
          <w:p w:rsidR="00B024B5" w:rsidRPr="008F5273" w:rsidRDefault="00B024B5" w:rsidP="00CB547E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1.4</w:t>
            </w:r>
          </w:p>
        </w:tc>
        <w:tc>
          <w:tcPr>
            <w:tcW w:w="1985" w:type="dxa"/>
          </w:tcPr>
          <w:p w:rsidR="00B024B5" w:rsidRPr="008F5273" w:rsidRDefault="00B024B5" w:rsidP="0047162D">
            <w:pPr>
              <w:spacing w:line="312" w:lineRule="atLeast"/>
              <w:textAlignment w:val="baseline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2.1 功能需求</w:t>
            </w:r>
          </w:p>
        </w:tc>
        <w:tc>
          <w:tcPr>
            <w:tcW w:w="3544" w:type="dxa"/>
          </w:tcPr>
          <w:p w:rsidR="00B024B5" w:rsidRPr="008F5273" w:rsidRDefault="00B024B5" w:rsidP="0047162D">
            <w:pPr>
              <w:spacing w:line="312" w:lineRule="atLeast"/>
              <w:textAlignment w:val="baseline"/>
              <w:rPr>
                <w:rFonts w:ascii="宋体" w:hAnsi="宋体"/>
                <w:sz w:val="15"/>
                <w:szCs w:val="15"/>
              </w:rPr>
            </w:pPr>
            <w:r w:rsidRPr="008F5273">
              <w:rPr>
                <w:rFonts w:ascii="宋体" w:hAnsi="宋体" w:hint="eastAsia"/>
                <w:sz w:val="15"/>
                <w:szCs w:val="15"/>
              </w:rPr>
              <w:t>客户操作支持手写</w:t>
            </w:r>
          </w:p>
        </w:tc>
        <w:tc>
          <w:tcPr>
            <w:tcW w:w="1275" w:type="dxa"/>
          </w:tcPr>
          <w:p w:rsidR="00B024B5" w:rsidRPr="008F5273" w:rsidRDefault="00B024B5" w:rsidP="0076541E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  <w:r w:rsidRPr="008F5273">
              <w:rPr>
                <w:rFonts w:ascii="宋体" w:hAnsi="宋体" w:hint="eastAsia"/>
                <w:sz w:val="15"/>
                <w:szCs w:val="15"/>
              </w:rPr>
              <w:t>2016.07.</w:t>
            </w:r>
            <w:r w:rsidR="0076541E">
              <w:rPr>
                <w:rFonts w:ascii="宋体" w:hAnsi="宋体" w:hint="eastAsia"/>
                <w:sz w:val="15"/>
                <w:szCs w:val="15"/>
              </w:rPr>
              <w:t>20</w:t>
            </w:r>
          </w:p>
        </w:tc>
        <w:tc>
          <w:tcPr>
            <w:tcW w:w="993" w:type="dxa"/>
          </w:tcPr>
          <w:p w:rsidR="00B024B5" w:rsidRPr="008F5273" w:rsidRDefault="00B024B5" w:rsidP="0047162D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  <w:r w:rsidRPr="008F5273">
              <w:rPr>
                <w:rFonts w:ascii="宋体" w:hAnsi="宋体" w:hint="eastAsia"/>
                <w:sz w:val="15"/>
                <w:szCs w:val="15"/>
              </w:rPr>
              <w:t>杨洪波</w:t>
            </w:r>
          </w:p>
        </w:tc>
        <w:tc>
          <w:tcPr>
            <w:tcW w:w="923" w:type="dxa"/>
          </w:tcPr>
          <w:p w:rsidR="00B024B5" w:rsidRPr="008F5273" w:rsidRDefault="00B024B5" w:rsidP="0047162D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</w:p>
        </w:tc>
      </w:tr>
      <w:tr w:rsidR="00087703" w:rsidRPr="008F5273" w:rsidTr="00BB1BA1">
        <w:tc>
          <w:tcPr>
            <w:tcW w:w="1242" w:type="dxa"/>
          </w:tcPr>
          <w:p w:rsidR="00087703" w:rsidRPr="008F5273" w:rsidRDefault="00087703" w:rsidP="00CB547E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985" w:type="dxa"/>
          </w:tcPr>
          <w:p w:rsidR="00087703" w:rsidRPr="008F5273" w:rsidRDefault="00087703" w:rsidP="0047162D">
            <w:pPr>
              <w:spacing w:line="312" w:lineRule="atLeast"/>
              <w:textAlignment w:val="baseline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2.1.8</w:t>
            </w:r>
            <w:r w:rsidRPr="008F5273">
              <w:rPr>
                <w:rFonts w:ascii="宋体" w:hAnsi="宋体" w:hint="eastAsia"/>
                <w:sz w:val="15"/>
                <w:szCs w:val="15"/>
              </w:rPr>
              <w:t>电子渠道签约流程</w:t>
            </w:r>
          </w:p>
        </w:tc>
        <w:tc>
          <w:tcPr>
            <w:tcW w:w="3544" w:type="dxa"/>
          </w:tcPr>
          <w:p w:rsidR="00087703" w:rsidRPr="008F5273" w:rsidRDefault="00087703" w:rsidP="0047162D">
            <w:pPr>
              <w:spacing w:line="312" w:lineRule="atLeast"/>
              <w:textAlignment w:val="baseline"/>
              <w:rPr>
                <w:rFonts w:ascii="宋体" w:hAnsi="宋体"/>
                <w:sz w:val="15"/>
                <w:szCs w:val="15"/>
              </w:rPr>
            </w:pPr>
            <w:proofErr w:type="gramStart"/>
            <w:r w:rsidRPr="008F5273">
              <w:rPr>
                <w:rFonts w:ascii="宋体" w:hAnsi="宋体" w:hint="eastAsia"/>
                <w:sz w:val="15"/>
                <w:szCs w:val="15"/>
              </w:rPr>
              <w:t>勾选手机银行</w:t>
            </w:r>
            <w:proofErr w:type="gramEnd"/>
            <w:r w:rsidRPr="008F5273">
              <w:rPr>
                <w:rFonts w:ascii="宋体" w:hAnsi="宋体" w:hint="eastAsia"/>
                <w:sz w:val="15"/>
                <w:szCs w:val="15"/>
              </w:rPr>
              <w:t>时</w:t>
            </w:r>
            <w:r>
              <w:rPr>
                <w:rFonts w:ascii="宋体" w:hAnsi="宋体" w:hint="eastAsia"/>
                <w:sz w:val="15"/>
                <w:szCs w:val="15"/>
              </w:rPr>
              <w:t>，</w:t>
            </w:r>
            <w:proofErr w:type="gramStart"/>
            <w:r w:rsidRPr="008F5273">
              <w:rPr>
                <w:rFonts w:ascii="宋体" w:hAnsi="宋体" w:hint="eastAsia"/>
                <w:sz w:val="15"/>
                <w:szCs w:val="15"/>
              </w:rPr>
              <w:t>网银不必</w:t>
            </w:r>
            <w:proofErr w:type="gramEnd"/>
            <w:r w:rsidRPr="008F5273">
              <w:rPr>
                <w:rFonts w:ascii="宋体" w:hAnsi="宋体" w:hint="eastAsia"/>
                <w:sz w:val="15"/>
                <w:szCs w:val="15"/>
              </w:rPr>
              <w:t>强制勾选</w:t>
            </w:r>
          </w:p>
        </w:tc>
        <w:tc>
          <w:tcPr>
            <w:tcW w:w="1275" w:type="dxa"/>
          </w:tcPr>
          <w:p w:rsidR="00087703" w:rsidRPr="008F5273" w:rsidRDefault="00087703" w:rsidP="00087703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  <w:r w:rsidRPr="008F5273">
              <w:rPr>
                <w:rFonts w:ascii="宋体" w:hAnsi="宋体" w:hint="eastAsia"/>
                <w:sz w:val="15"/>
                <w:szCs w:val="15"/>
              </w:rPr>
              <w:t>2016.07.</w:t>
            </w:r>
            <w:r>
              <w:rPr>
                <w:rFonts w:ascii="宋体" w:hAnsi="宋体" w:hint="eastAsia"/>
                <w:sz w:val="15"/>
                <w:szCs w:val="15"/>
              </w:rPr>
              <w:t>20</w:t>
            </w:r>
          </w:p>
        </w:tc>
        <w:tc>
          <w:tcPr>
            <w:tcW w:w="993" w:type="dxa"/>
          </w:tcPr>
          <w:p w:rsidR="00087703" w:rsidRPr="008F5273" w:rsidRDefault="00087703" w:rsidP="0047162D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  <w:r w:rsidRPr="008F5273">
              <w:rPr>
                <w:rFonts w:ascii="宋体" w:hAnsi="宋体" w:hint="eastAsia"/>
                <w:sz w:val="15"/>
                <w:szCs w:val="15"/>
              </w:rPr>
              <w:t>杨洪波</w:t>
            </w:r>
          </w:p>
        </w:tc>
        <w:tc>
          <w:tcPr>
            <w:tcW w:w="923" w:type="dxa"/>
          </w:tcPr>
          <w:p w:rsidR="00087703" w:rsidRPr="008F5273" w:rsidRDefault="00087703" w:rsidP="0047162D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</w:p>
        </w:tc>
      </w:tr>
      <w:tr w:rsidR="00CC4D5B" w:rsidTr="0047162D">
        <w:tc>
          <w:tcPr>
            <w:tcW w:w="1242" w:type="dxa"/>
          </w:tcPr>
          <w:p w:rsidR="00CC4D5B" w:rsidRPr="008F5273" w:rsidRDefault="00CC4D5B" w:rsidP="0047162D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985" w:type="dxa"/>
          </w:tcPr>
          <w:p w:rsidR="00CC4D5B" w:rsidRPr="008F5273" w:rsidRDefault="00CC4D5B" w:rsidP="0047162D">
            <w:pPr>
              <w:spacing w:line="312" w:lineRule="atLeast"/>
              <w:textAlignment w:val="baseline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2.1.8</w:t>
            </w:r>
            <w:r w:rsidRPr="008F5273">
              <w:rPr>
                <w:rFonts w:ascii="宋体" w:hAnsi="宋体" w:hint="eastAsia"/>
                <w:sz w:val="15"/>
                <w:szCs w:val="15"/>
              </w:rPr>
              <w:t>电子渠道签约流程</w:t>
            </w:r>
          </w:p>
        </w:tc>
        <w:tc>
          <w:tcPr>
            <w:tcW w:w="3544" w:type="dxa"/>
          </w:tcPr>
          <w:p w:rsidR="00CC4D5B" w:rsidRPr="008F5273" w:rsidRDefault="00CC4D5B" w:rsidP="0047162D">
            <w:pPr>
              <w:spacing w:line="312" w:lineRule="atLeast"/>
              <w:textAlignment w:val="baseline"/>
              <w:rPr>
                <w:rFonts w:ascii="宋体" w:hAnsi="宋体"/>
                <w:sz w:val="15"/>
                <w:szCs w:val="15"/>
              </w:rPr>
            </w:pPr>
            <w:r w:rsidRPr="008F5273">
              <w:rPr>
                <w:rFonts w:ascii="宋体" w:hAnsi="宋体" w:hint="eastAsia"/>
                <w:sz w:val="15"/>
                <w:szCs w:val="15"/>
              </w:rPr>
              <w:t>增加电视银行渠道</w:t>
            </w:r>
          </w:p>
        </w:tc>
        <w:tc>
          <w:tcPr>
            <w:tcW w:w="1275" w:type="dxa"/>
          </w:tcPr>
          <w:p w:rsidR="00CC4D5B" w:rsidRPr="008F5273" w:rsidRDefault="00CC4D5B" w:rsidP="00906EB3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  <w:r w:rsidRPr="008F5273">
              <w:rPr>
                <w:rFonts w:ascii="宋体" w:hAnsi="宋体" w:hint="eastAsia"/>
                <w:sz w:val="15"/>
                <w:szCs w:val="15"/>
              </w:rPr>
              <w:t>2016.07.</w:t>
            </w:r>
            <w:r w:rsidR="00906EB3">
              <w:rPr>
                <w:rFonts w:ascii="宋体" w:hAnsi="宋体" w:hint="eastAsia"/>
                <w:sz w:val="15"/>
                <w:szCs w:val="15"/>
              </w:rPr>
              <w:t>20</w:t>
            </w:r>
          </w:p>
        </w:tc>
        <w:tc>
          <w:tcPr>
            <w:tcW w:w="993" w:type="dxa"/>
          </w:tcPr>
          <w:p w:rsidR="00CC4D5B" w:rsidRPr="008F5273" w:rsidRDefault="00CC4D5B" w:rsidP="0047162D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  <w:r w:rsidRPr="008F5273">
              <w:rPr>
                <w:rFonts w:ascii="宋体" w:hAnsi="宋体" w:hint="eastAsia"/>
                <w:sz w:val="15"/>
                <w:szCs w:val="15"/>
              </w:rPr>
              <w:t>杨洪波</w:t>
            </w:r>
          </w:p>
        </w:tc>
        <w:tc>
          <w:tcPr>
            <w:tcW w:w="923" w:type="dxa"/>
          </w:tcPr>
          <w:p w:rsidR="00CC4D5B" w:rsidRPr="008F5273" w:rsidRDefault="00CC4D5B" w:rsidP="0047162D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</w:p>
        </w:tc>
      </w:tr>
      <w:tr w:rsidR="000A4D7F" w:rsidTr="0047162D">
        <w:tc>
          <w:tcPr>
            <w:tcW w:w="1242" w:type="dxa"/>
          </w:tcPr>
          <w:p w:rsidR="000A4D7F" w:rsidRPr="008F5273" w:rsidRDefault="000A4D7F" w:rsidP="0047162D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985" w:type="dxa"/>
          </w:tcPr>
          <w:p w:rsidR="000A4D7F" w:rsidRPr="008F5273" w:rsidRDefault="000A4D7F" w:rsidP="0047162D">
            <w:pPr>
              <w:spacing w:line="312" w:lineRule="atLeast"/>
              <w:textAlignment w:val="baseline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2.1.8</w:t>
            </w:r>
            <w:r w:rsidRPr="008F5273">
              <w:rPr>
                <w:rFonts w:ascii="宋体" w:hAnsi="宋体" w:hint="eastAsia"/>
                <w:sz w:val="15"/>
                <w:szCs w:val="15"/>
              </w:rPr>
              <w:t>电子渠道签约流程</w:t>
            </w:r>
          </w:p>
        </w:tc>
        <w:tc>
          <w:tcPr>
            <w:tcW w:w="3544" w:type="dxa"/>
          </w:tcPr>
          <w:p w:rsidR="000A4D7F" w:rsidRPr="008F5273" w:rsidRDefault="000A4D7F" w:rsidP="0047162D">
            <w:pPr>
              <w:spacing w:line="312" w:lineRule="atLeast"/>
              <w:textAlignment w:val="baseline"/>
              <w:rPr>
                <w:rFonts w:ascii="宋体" w:hAnsi="宋体"/>
                <w:sz w:val="15"/>
                <w:szCs w:val="15"/>
              </w:rPr>
            </w:pPr>
            <w:r w:rsidRPr="008F5273">
              <w:rPr>
                <w:rFonts w:ascii="宋体" w:hAnsi="宋体" w:hint="eastAsia"/>
                <w:sz w:val="15"/>
                <w:szCs w:val="15"/>
              </w:rPr>
              <w:t>短信通知收费，增加在管理端配置交易</w:t>
            </w:r>
          </w:p>
        </w:tc>
        <w:tc>
          <w:tcPr>
            <w:tcW w:w="1275" w:type="dxa"/>
          </w:tcPr>
          <w:p w:rsidR="000A4D7F" w:rsidRPr="008F5273" w:rsidRDefault="000A4D7F" w:rsidP="00906EB3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  <w:r w:rsidRPr="008F5273">
              <w:rPr>
                <w:rFonts w:ascii="宋体" w:hAnsi="宋体" w:hint="eastAsia"/>
                <w:sz w:val="15"/>
                <w:szCs w:val="15"/>
              </w:rPr>
              <w:t>2016.07.</w:t>
            </w:r>
            <w:r w:rsidR="00906EB3">
              <w:rPr>
                <w:rFonts w:ascii="宋体" w:hAnsi="宋体" w:hint="eastAsia"/>
                <w:sz w:val="15"/>
                <w:szCs w:val="15"/>
              </w:rPr>
              <w:t>20</w:t>
            </w:r>
          </w:p>
        </w:tc>
        <w:tc>
          <w:tcPr>
            <w:tcW w:w="993" w:type="dxa"/>
          </w:tcPr>
          <w:p w:rsidR="000A4D7F" w:rsidRPr="008F5273" w:rsidRDefault="000A4D7F" w:rsidP="0047162D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  <w:r w:rsidRPr="008F5273">
              <w:rPr>
                <w:rFonts w:ascii="宋体" w:hAnsi="宋体" w:hint="eastAsia"/>
                <w:sz w:val="15"/>
                <w:szCs w:val="15"/>
              </w:rPr>
              <w:t>杨洪波</w:t>
            </w:r>
          </w:p>
        </w:tc>
        <w:tc>
          <w:tcPr>
            <w:tcW w:w="923" w:type="dxa"/>
          </w:tcPr>
          <w:p w:rsidR="000A4D7F" w:rsidRPr="008F5273" w:rsidRDefault="000A4D7F" w:rsidP="0047162D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</w:p>
        </w:tc>
      </w:tr>
      <w:tr w:rsidR="00087703" w:rsidRPr="008F5273" w:rsidTr="00BB1BA1">
        <w:tc>
          <w:tcPr>
            <w:tcW w:w="1242" w:type="dxa"/>
          </w:tcPr>
          <w:p w:rsidR="00087703" w:rsidRPr="008F5273" w:rsidRDefault="00087703" w:rsidP="00CB547E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985" w:type="dxa"/>
          </w:tcPr>
          <w:p w:rsidR="00087703" w:rsidRPr="008F5273" w:rsidRDefault="00DB2C18" w:rsidP="0047162D">
            <w:pPr>
              <w:spacing w:line="312" w:lineRule="atLeast"/>
              <w:textAlignment w:val="baseline"/>
              <w:rPr>
                <w:rFonts w:ascii="宋体" w:hAnsi="宋体"/>
                <w:sz w:val="15"/>
                <w:szCs w:val="15"/>
              </w:rPr>
            </w:pPr>
            <w:ins w:id="1" w:author="User" w:date="2016-08-03T17:59:00Z">
              <w:r>
                <w:rPr>
                  <w:rFonts w:ascii="宋体" w:hAnsi="宋体" w:hint="eastAsia"/>
                  <w:sz w:val="15"/>
                  <w:szCs w:val="15"/>
                </w:rPr>
                <w:t>2.1.1 借记卡申请</w:t>
              </w:r>
            </w:ins>
          </w:p>
        </w:tc>
        <w:tc>
          <w:tcPr>
            <w:tcW w:w="3544" w:type="dxa"/>
          </w:tcPr>
          <w:p w:rsidR="00087703" w:rsidRPr="008F5273" w:rsidRDefault="00DB2C18" w:rsidP="004C7D54">
            <w:pPr>
              <w:spacing w:line="312" w:lineRule="atLeast"/>
              <w:textAlignment w:val="baseline"/>
              <w:rPr>
                <w:rFonts w:ascii="宋体" w:hAnsi="宋体"/>
                <w:sz w:val="15"/>
                <w:szCs w:val="15"/>
              </w:rPr>
            </w:pPr>
            <w:ins w:id="2" w:author="User" w:date="2016-08-03T17:59:00Z">
              <w:r>
                <w:rPr>
                  <w:rFonts w:ascii="宋体" w:hAnsi="宋体" w:hint="eastAsia"/>
                  <w:sz w:val="15"/>
                  <w:szCs w:val="15"/>
                </w:rPr>
                <w:t>电子渠道签约，取消发送、验证短信验证码</w:t>
              </w:r>
            </w:ins>
          </w:p>
        </w:tc>
        <w:tc>
          <w:tcPr>
            <w:tcW w:w="1275" w:type="dxa"/>
          </w:tcPr>
          <w:p w:rsidR="00087703" w:rsidRPr="00EF556B" w:rsidRDefault="00EF556B" w:rsidP="00BB1BA1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2016.08.03</w:t>
            </w:r>
          </w:p>
        </w:tc>
        <w:tc>
          <w:tcPr>
            <w:tcW w:w="993" w:type="dxa"/>
          </w:tcPr>
          <w:p w:rsidR="00087703" w:rsidRPr="008F5273" w:rsidRDefault="00EF556B" w:rsidP="00BB1BA1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杨洪波</w:t>
            </w:r>
          </w:p>
        </w:tc>
        <w:tc>
          <w:tcPr>
            <w:tcW w:w="923" w:type="dxa"/>
          </w:tcPr>
          <w:p w:rsidR="00087703" w:rsidRPr="008F5273" w:rsidRDefault="00087703" w:rsidP="00BB1BA1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</w:p>
        </w:tc>
      </w:tr>
      <w:tr w:rsidR="00185558" w:rsidRPr="008F5273" w:rsidTr="00BB1BA1">
        <w:tc>
          <w:tcPr>
            <w:tcW w:w="1242" w:type="dxa"/>
          </w:tcPr>
          <w:p w:rsidR="00185558" w:rsidRPr="008F5273" w:rsidRDefault="00185558" w:rsidP="00CB547E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985" w:type="dxa"/>
          </w:tcPr>
          <w:p w:rsidR="00185558" w:rsidRPr="008F5273" w:rsidRDefault="004C7D54" w:rsidP="0047162D">
            <w:pPr>
              <w:spacing w:line="312" w:lineRule="atLeast"/>
              <w:textAlignment w:val="baseline"/>
              <w:rPr>
                <w:rFonts w:ascii="宋体" w:hAnsi="宋体"/>
                <w:sz w:val="15"/>
                <w:szCs w:val="15"/>
              </w:rPr>
            </w:pPr>
            <w:ins w:id="3" w:author="User" w:date="2016-08-03T18:00:00Z">
              <w:r>
                <w:rPr>
                  <w:rFonts w:ascii="宋体" w:hAnsi="宋体" w:hint="eastAsia"/>
                  <w:sz w:val="15"/>
                  <w:szCs w:val="15"/>
                </w:rPr>
                <w:t>2.1.</w:t>
              </w:r>
            </w:ins>
            <w:ins w:id="4" w:author="User" w:date="2016-08-03T18:01:00Z">
              <w:r>
                <w:rPr>
                  <w:rFonts w:ascii="宋体" w:hAnsi="宋体" w:hint="eastAsia"/>
                  <w:sz w:val="15"/>
                  <w:szCs w:val="15"/>
                </w:rPr>
                <w:t>4 修改客户信息</w:t>
              </w:r>
            </w:ins>
          </w:p>
        </w:tc>
        <w:tc>
          <w:tcPr>
            <w:tcW w:w="3544" w:type="dxa"/>
          </w:tcPr>
          <w:p w:rsidR="00185558" w:rsidRPr="008F5273" w:rsidRDefault="004C7D54" w:rsidP="004C7D54">
            <w:pPr>
              <w:spacing w:line="312" w:lineRule="atLeast"/>
              <w:textAlignment w:val="baseline"/>
              <w:rPr>
                <w:rFonts w:ascii="宋体" w:hAnsi="宋体"/>
                <w:sz w:val="15"/>
                <w:szCs w:val="15"/>
              </w:rPr>
            </w:pPr>
            <w:ins w:id="5" w:author="User" w:date="2016-08-03T18:01:00Z">
              <w:r>
                <w:rPr>
                  <w:rFonts w:ascii="宋体" w:hAnsi="宋体" w:hint="eastAsia"/>
                  <w:sz w:val="15"/>
                  <w:szCs w:val="15"/>
                </w:rPr>
                <w:t>在建立客户信息和修改客户信息时验证短信验证码。</w:t>
              </w:r>
            </w:ins>
          </w:p>
        </w:tc>
        <w:tc>
          <w:tcPr>
            <w:tcW w:w="1275" w:type="dxa"/>
          </w:tcPr>
          <w:p w:rsidR="00185558" w:rsidRPr="008F5273" w:rsidRDefault="00C24B57" w:rsidP="00C24B57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  <w:ins w:id="6" w:author="User" w:date="2016-08-03T18:02:00Z">
              <w:r>
                <w:rPr>
                  <w:rFonts w:ascii="宋体" w:hAnsi="宋体" w:hint="eastAsia"/>
                  <w:sz w:val="15"/>
                  <w:szCs w:val="15"/>
                </w:rPr>
                <w:t>2016.08.01</w:t>
              </w:r>
            </w:ins>
          </w:p>
        </w:tc>
        <w:tc>
          <w:tcPr>
            <w:tcW w:w="993" w:type="dxa"/>
          </w:tcPr>
          <w:p w:rsidR="00185558" w:rsidRPr="008F5273" w:rsidRDefault="00C24B57" w:rsidP="00BB1BA1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  <w:ins w:id="7" w:author="User" w:date="2016-08-03T18:02:00Z">
              <w:r>
                <w:rPr>
                  <w:rFonts w:ascii="宋体" w:hAnsi="宋体" w:hint="eastAsia"/>
                  <w:sz w:val="15"/>
                  <w:szCs w:val="15"/>
                </w:rPr>
                <w:t>杨洪波</w:t>
              </w:r>
            </w:ins>
          </w:p>
        </w:tc>
        <w:tc>
          <w:tcPr>
            <w:tcW w:w="923" w:type="dxa"/>
          </w:tcPr>
          <w:p w:rsidR="00185558" w:rsidRPr="008F5273" w:rsidRDefault="00185558" w:rsidP="00BB1BA1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</w:p>
        </w:tc>
      </w:tr>
      <w:tr w:rsidR="00185558" w:rsidRPr="008F5273" w:rsidTr="00BB1BA1">
        <w:tc>
          <w:tcPr>
            <w:tcW w:w="1242" w:type="dxa"/>
          </w:tcPr>
          <w:p w:rsidR="00185558" w:rsidRPr="008F5273" w:rsidRDefault="00185558" w:rsidP="00CB547E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985" w:type="dxa"/>
          </w:tcPr>
          <w:p w:rsidR="00185558" w:rsidRPr="008F5273" w:rsidRDefault="000D6E9F" w:rsidP="0047162D">
            <w:pPr>
              <w:spacing w:line="312" w:lineRule="atLeast"/>
              <w:textAlignment w:val="baseline"/>
              <w:rPr>
                <w:rFonts w:ascii="宋体" w:hAnsi="宋体"/>
                <w:sz w:val="15"/>
                <w:szCs w:val="15"/>
              </w:rPr>
            </w:pPr>
            <w:ins w:id="8" w:author="User" w:date="2016-08-03T18:01:00Z">
              <w:r>
                <w:rPr>
                  <w:rFonts w:ascii="宋体" w:hAnsi="宋体" w:hint="eastAsia"/>
                  <w:sz w:val="15"/>
                  <w:szCs w:val="15"/>
                </w:rPr>
                <w:t>2.1.6 借记卡挂失</w:t>
              </w:r>
            </w:ins>
          </w:p>
        </w:tc>
        <w:tc>
          <w:tcPr>
            <w:tcW w:w="3544" w:type="dxa"/>
          </w:tcPr>
          <w:p w:rsidR="00185558" w:rsidRPr="008F5273" w:rsidRDefault="00AE5F93" w:rsidP="0047162D">
            <w:pPr>
              <w:spacing w:line="312" w:lineRule="atLeast"/>
              <w:textAlignment w:val="baseline"/>
              <w:rPr>
                <w:rFonts w:ascii="宋体" w:hAnsi="宋体"/>
                <w:sz w:val="15"/>
                <w:szCs w:val="15"/>
              </w:rPr>
            </w:pPr>
            <w:ins w:id="9" w:author="User" w:date="2016-08-03T18:02:00Z">
              <w:r>
                <w:rPr>
                  <w:rFonts w:ascii="宋体" w:hAnsi="宋体" w:hint="eastAsia"/>
                  <w:sz w:val="15"/>
                  <w:szCs w:val="15"/>
                </w:rPr>
                <w:t>修改借记卡挂失流程</w:t>
              </w:r>
            </w:ins>
          </w:p>
        </w:tc>
        <w:tc>
          <w:tcPr>
            <w:tcW w:w="1275" w:type="dxa"/>
          </w:tcPr>
          <w:p w:rsidR="00185558" w:rsidRPr="008F5273" w:rsidRDefault="00C24B57" w:rsidP="00C24B57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  <w:ins w:id="10" w:author="User" w:date="2016-08-03T18:02:00Z">
              <w:r>
                <w:rPr>
                  <w:rFonts w:ascii="宋体" w:hAnsi="宋体" w:hint="eastAsia"/>
                  <w:sz w:val="15"/>
                  <w:szCs w:val="15"/>
                </w:rPr>
                <w:t>2016.08.01</w:t>
              </w:r>
            </w:ins>
          </w:p>
        </w:tc>
        <w:tc>
          <w:tcPr>
            <w:tcW w:w="993" w:type="dxa"/>
          </w:tcPr>
          <w:p w:rsidR="00185558" w:rsidRPr="008F5273" w:rsidRDefault="00C24B57" w:rsidP="00BB1BA1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  <w:ins w:id="11" w:author="User" w:date="2016-08-03T18:02:00Z">
              <w:r>
                <w:rPr>
                  <w:rFonts w:ascii="宋体" w:hAnsi="宋体" w:hint="eastAsia"/>
                  <w:sz w:val="15"/>
                  <w:szCs w:val="15"/>
                </w:rPr>
                <w:t>杨洪波</w:t>
              </w:r>
            </w:ins>
          </w:p>
        </w:tc>
        <w:tc>
          <w:tcPr>
            <w:tcW w:w="923" w:type="dxa"/>
          </w:tcPr>
          <w:p w:rsidR="00185558" w:rsidRPr="008F5273" w:rsidRDefault="00185558" w:rsidP="00BB1BA1">
            <w:pPr>
              <w:spacing w:line="312" w:lineRule="atLeast"/>
              <w:jc w:val="center"/>
              <w:textAlignment w:val="baseline"/>
              <w:rPr>
                <w:rFonts w:ascii="宋体" w:hAnsi="宋体"/>
                <w:sz w:val="15"/>
                <w:szCs w:val="15"/>
              </w:rPr>
            </w:pPr>
          </w:p>
        </w:tc>
      </w:tr>
      <w:tr w:rsidR="003C1635" w:rsidRPr="008F5273" w:rsidTr="00BB1BA1">
        <w:trPr>
          <w:ins w:id="12" w:author="User" w:date="2016-09-05T16:03:00Z"/>
        </w:trPr>
        <w:tc>
          <w:tcPr>
            <w:tcW w:w="1242" w:type="dxa"/>
          </w:tcPr>
          <w:p w:rsidR="003C1635" w:rsidRPr="008F5273" w:rsidRDefault="003C1635" w:rsidP="00CB547E">
            <w:pPr>
              <w:spacing w:line="312" w:lineRule="atLeast"/>
              <w:jc w:val="center"/>
              <w:textAlignment w:val="baseline"/>
              <w:rPr>
                <w:ins w:id="13" w:author="User" w:date="2016-09-05T16:03:00Z"/>
                <w:rFonts w:ascii="宋体" w:hAnsi="宋体"/>
                <w:sz w:val="15"/>
                <w:szCs w:val="15"/>
              </w:rPr>
            </w:pPr>
            <w:ins w:id="14" w:author="User" w:date="2016-09-05T16:03:00Z">
              <w:r>
                <w:rPr>
                  <w:rFonts w:ascii="宋体" w:hAnsi="宋体" w:hint="eastAsia"/>
                  <w:sz w:val="15"/>
                  <w:szCs w:val="15"/>
                </w:rPr>
                <w:t>1.5</w:t>
              </w:r>
            </w:ins>
          </w:p>
        </w:tc>
        <w:tc>
          <w:tcPr>
            <w:tcW w:w="1985" w:type="dxa"/>
          </w:tcPr>
          <w:p w:rsidR="003C1635" w:rsidRDefault="003C1635" w:rsidP="0047162D">
            <w:pPr>
              <w:spacing w:line="312" w:lineRule="atLeast"/>
              <w:textAlignment w:val="baseline"/>
              <w:rPr>
                <w:ins w:id="15" w:author="User" w:date="2016-09-05T16:03:00Z"/>
                <w:rFonts w:ascii="宋体" w:hAnsi="宋体" w:hint="eastAsia"/>
                <w:sz w:val="15"/>
                <w:szCs w:val="15"/>
              </w:rPr>
            </w:pPr>
            <w:ins w:id="16" w:author="User" w:date="2016-09-05T16:04:00Z">
              <w:r>
                <w:rPr>
                  <w:rFonts w:ascii="宋体" w:hAnsi="宋体" w:hint="eastAsia"/>
                  <w:sz w:val="15"/>
                  <w:szCs w:val="15"/>
                </w:rPr>
                <w:t>2.1.1</w:t>
              </w:r>
            </w:ins>
            <w:ins w:id="17" w:author="User" w:date="2016-09-05T16:11:00Z">
              <w:r w:rsidR="0070480F">
                <w:rPr>
                  <w:rFonts w:ascii="宋体" w:hAnsi="宋体" w:hint="eastAsia"/>
                  <w:sz w:val="15"/>
                  <w:szCs w:val="15"/>
                </w:rPr>
                <w:t xml:space="preserve"> 借记卡申请</w:t>
              </w:r>
            </w:ins>
          </w:p>
        </w:tc>
        <w:tc>
          <w:tcPr>
            <w:tcW w:w="3544" w:type="dxa"/>
          </w:tcPr>
          <w:p w:rsidR="003C1635" w:rsidRDefault="003C1635" w:rsidP="0047162D">
            <w:pPr>
              <w:spacing w:line="312" w:lineRule="atLeast"/>
              <w:textAlignment w:val="baseline"/>
              <w:rPr>
                <w:ins w:id="18" w:author="User" w:date="2016-09-05T16:03:00Z"/>
                <w:rFonts w:ascii="宋体" w:hAnsi="宋体" w:hint="eastAsia"/>
                <w:sz w:val="15"/>
                <w:szCs w:val="15"/>
              </w:rPr>
            </w:pPr>
            <w:ins w:id="19" w:author="User" w:date="2016-09-05T16:04:00Z">
              <w:r>
                <w:rPr>
                  <w:rFonts w:ascii="宋体" w:hAnsi="宋体" w:hint="eastAsia"/>
                  <w:sz w:val="15"/>
                  <w:szCs w:val="15"/>
                </w:rPr>
                <w:t>去掉</w:t>
              </w:r>
              <w:proofErr w:type="gramStart"/>
              <w:r>
                <w:rPr>
                  <w:rFonts w:ascii="宋体" w:hAnsi="宋体" w:hint="eastAsia"/>
                  <w:sz w:val="15"/>
                  <w:szCs w:val="15"/>
                </w:rPr>
                <w:t>勾选手机银行</w:t>
              </w:r>
              <w:proofErr w:type="gramEnd"/>
              <w:r>
                <w:rPr>
                  <w:rFonts w:ascii="宋体" w:hAnsi="宋体" w:hint="eastAsia"/>
                  <w:sz w:val="15"/>
                  <w:szCs w:val="15"/>
                </w:rPr>
                <w:t>必须勾选网上银行</w:t>
              </w:r>
            </w:ins>
          </w:p>
        </w:tc>
        <w:tc>
          <w:tcPr>
            <w:tcW w:w="1275" w:type="dxa"/>
          </w:tcPr>
          <w:p w:rsidR="003C1635" w:rsidRDefault="003C1635" w:rsidP="00C24B57">
            <w:pPr>
              <w:spacing w:line="312" w:lineRule="atLeast"/>
              <w:jc w:val="center"/>
              <w:textAlignment w:val="baseline"/>
              <w:rPr>
                <w:ins w:id="20" w:author="User" w:date="2016-09-05T16:03:00Z"/>
                <w:rFonts w:ascii="宋体" w:hAnsi="宋体" w:hint="eastAsia"/>
                <w:sz w:val="15"/>
                <w:szCs w:val="15"/>
              </w:rPr>
            </w:pPr>
            <w:ins w:id="21" w:author="User" w:date="2016-09-05T16:04:00Z">
              <w:r>
                <w:rPr>
                  <w:rFonts w:ascii="宋体" w:hAnsi="宋体" w:hint="eastAsia"/>
                  <w:sz w:val="15"/>
                  <w:szCs w:val="15"/>
                </w:rPr>
                <w:t>2016.09.05</w:t>
              </w:r>
            </w:ins>
          </w:p>
        </w:tc>
        <w:tc>
          <w:tcPr>
            <w:tcW w:w="993" w:type="dxa"/>
          </w:tcPr>
          <w:p w:rsidR="003C1635" w:rsidRDefault="003C1635" w:rsidP="00BB1BA1">
            <w:pPr>
              <w:spacing w:line="312" w:lineRule="atLeast"/>
              <w:jc w:val="center"/>
              <w:textAlignment w:val="baseline"/>
              <w:rPr>
                <w:ins w:id="22" w:author="User" w:date="2016-09-05T16:03:00Z"/>
                <w:rFonts w:ascii="宋体" w:hAnsi="宋体" w:hint="eastAsia"/>
                <w:sz w:val="15"/>
                <w:szCs w:val="15"/>
              </w:rPr>
            </w:pPr>
            <w:ins w:id="23" w:author="User" w:date="2016-09-05T16:04:00Z">
              <w:r>
                <w:rPr>
                  <w:rFonts w:ascii="宋体" w:hAnsi="宋体" w:hint="eastAsia"/>
                  <w:sz w:val="15"/>
                  <w:szCs w:val="15"/>
                </w:rPr>
                <w:t>杨洪波</w:t>
              </w:r>
            </w:ins>
          </w:p>
        </w:tc>
        <w:tc>
          <w:tcPr>
            <w:tcW w:w="923" w:type="dxa"/>
          </w:tcPr>
          <w:p w:rsidR="003C1635" w:rsidRPr="008F5273" w:rsidRDefault="003C1635" w:rsidP="00BB1BA1">
            <w:pPr>
              <w:spacing w:line="312" w:lineRule="atLeast"/>
              <w:jc w:val="center"/>
              <w:textAlignment w:val="baseline"/>
              <w:rPr>
                <w:ins w:id="24" w:author="User" w:date="2016-09-05T16:03:00Z"/>
                <w:rFonts w:ascii="宋体" w:hAnsi="宋体"/>
                <w:sz w:val="15"/>
                <w:szCs w:val="15"/>
              </w:rPr>
            </w:pPr>
          </w:p>
        </w:tc>
      </w:tr>
      <w:tr w:rsidR="0098123C" w:rsidRPr="008F5273" w:rsidTr="00BB1BA1">
        <w:trPr>
          <w:ins w:id="25" w:author="User" w:date="2016-09-05T16:07:00Z"/>
        </w:trPr>
        <w:tc>
          <w:tcPr>
            <w:tcW w:w="1242" w:type="dxa"/>
          </w:tcPr>
          <w:p w:rsidR="0098123C" w:rsidRDefault="0098123C" w:rsidP="00CB547E">
            <w:pPr>
              <w:spacing w:line="312" w:lineRule="atLeast"/>
              <w:jc w:val="center"/>
              <w:textAlignment w:val="baseline"/>
              <w:rPr>
                <w:ins w:id="26" w:author="User" w:date="2016-09-05T16:07:00Z"/>
                <w:rFonts w:ascii="宋体" w:hAnsi="宋体" w:hint="eastAsia"/>
                <w:sz w:val="15"/>
                <w:szCs w:val="15"/>
              </w:rPr>
            </w:pPr>
          </w:p>
        </w:tc>
        <w:tc>
          <w:tcPr>
            <w:tcW w:w="1985" w:type="dxa"/>
          </w:tcPr>
          <w:p w:rsidR="0098123C" w:rsidRDefault="0098123C" w:rsidP="0047162D">
            <w:pPr>
              <w:spacing w:line="312" w:lineRule="atLeast"/>
              <w:textAlignment w:val="baseline"/>
              <w:rPr>
                <w:ins w:id="27" w:author="User" w:date="2016-09-05T16:07:00Z"/>
                <w:rFonts w:ascii="宋体" w:hAnsi="宋体" w:hint="eastAsia"/>
                <w:sz w:val="15"/>
                <w:szCs w:val="15"/>
              </w:rPr>
            </w:pPr>
            <w:ins w:id="28" w:author="User" w:date="2016-09-05T16:07:00Z">
              <w:r>
                <w:rPr>
                  <w:rFonts w:ascii="宋体" w:hAnsi="宋体" w:hint="eastAsia"/>
                  <w:sz w:val="15"/>
                  <w:szCs w:val="15"/>
                </w:rPr>
                <w:t>2.1.9</w:t>
              </w:r>
            </w:ins>
            <w:ins w:id="29" w:author="User" w:date="2016-09-05T16:11:00Z">
              <w:r w:rsidR="0070480F">
                <w:rPr>
                  <w:rFonts w:ascii="宋体" w:hAnsi="宋体" w:hint="eastAsia"/>
                  <w:sz w:val="15"/>
                  <w:szCs w:val="15"/>
                </w:rPr>
                <w:t xml:space="preserve"> 风险评级及理财签约</w:t>
              </w:r>
            </w:ins>
          </w:p>
        </w:tc>
        <w:tc>
          <w:tcPr>
            <w:tcW w:w="3544" w:type="dxa"/>
          </w:tcPr>
          <w:p w:rsidR="0098123C" w:rsidRDefault="0098123C" w:rsidP="0047162D">
            <w:pPr>
              <w:spacing w:line="312" w:lineRule="atLeast"/>
              <w:textAlignment w:val="baseline"/>
              <w:rPr>
                <w:ins w:id="30" w:author="User" w:date="2016-09-05T16:07:00Z"/>
                <w:rFonts w:ascii="宋体" w:hAnsi="宋体" w:hint="eastAsia"/>
                <w:sz w:val="15"/>
                <w:szCs w:val="15"/>
              </w:rPr>
            </w:pPr>
            <w:ins w:id="31" w:author="User" w:date="2016-09-05T16:10:00Z">
              <w:r>
                <w:rPr>
                  <w:rFonts w:ascii="宋体" w:hAnsi="宋体" w:hint="eastAsia"/>
                  <w:sz w:val="15"/>
                  <w:szCs w:val="15"/>
                </w:rPr>
                <w:t>理财签约的同</w:t>
              </w:r>
              <w:bookmarkStart w:id="32" w:name="_GoBack"/>
              <w:bookmarkEnd w:id="32"/>
              <w:r>
                <w:rPr>
                  <w:rFonts w:ascii="宋体" w:hAnsi="宋体" w:hint="eastAsia"/>
                  <w:sz w:val="15"/>
                  <w:szCs w:val="15"/>
                </w:rPr>
                <w:t>时，增加风险评估处理</w:t>
              </w:r>
            </w:ins>
          </w:p>
        </w:tc>
        <w:tc>
          <w:tcPr>
            <w:tcW w:w="1275" w:type="dxa"/>
          </w:tcPr>
          <w:p w:rsidR="0098123C" w:rsidRPr="0098123C" w:rsidRDefault="0098123C" w:rsidP="00C24B57">
            <w:pPr>
              <w:spacing w:line="312" w:lineRule="atLeast"/>
              <w:jc w:val="center"/>
              <w:textAlignment w:val="baseline"/>
              <w:rPr>
                <w:ins w:id="33" w:author="User" w:date="2016-09-05T16:07:00Z"/>
                <w:rFonts w:ascii="宋体" w:hAnsi="宋体" w:hint="eastAsia"/>
                <w:sz w:val="15"/>
                <w:szCs w:val="15"/>
              </w:rPr>
            </w:pPr>
            <w:ins w:id="34" w:author="User" w:date="2016-09-05T16:10:00Z">
              <w:r>
                <w:rPr>
                  <w:rFonts w:ascii="宋体" w:hAnsi="宋体" w:hint="eastAsia"/>
                  <w:sz w:val="15"/>
                  <w:szCs w:val="15"/>
                </w:rPr>
                <w:t>2016.09.05</w:t>
              </w:r>
            </w:ins>
          </w:p>
        </w:tc>
        <w:tc>
          <w:tcPr>
            <w:tcW w:w="993" w:type="dxa"/>
          </w:tcPr>
          <w:p w:rsidR="0098123C" w:rsidRDefault="0098123C" w:rsidP="00BB1BA1">
            <w:pPr>
              <w:spacing w:line="312" w:lineRule="atLeast"/>
              <w:jc w:val="center"/>
              <w:textAlignment w:val="baseline"/>
              <w:rPr>
                <w:ins w:id="35" w:author="User" w:date="2016-09-05T16:07:00Z"/>
                <w:rFonts w:ascii="宋体" w:hAnsi="宋体" w:hint="eastAsia"/>
                <w:sz w:val="15"/>
                <w:szCs w:val="15"/>
              </w:rPr>
            </w:pPr>
            <w:ins w:id="36" w:author="User" w:date="2016-09-05T16:10:00Z">
              <w:r>
                <w:rPr>
                  <w:rFonts w:ascii="宋体" w:hAnsi="宋体" w:hint="eastAsia"/>
                  <w:sz w:val="15"/>
                  <w:szCs w:val="15"/>
                </w:rPr>
                <w:t>杨洪波</w:t>
              </w:r>
            </w:ins>
          </w:p>
        </w:tc>
        <w:tc>
          <w:tcPr>
            <w:tcW w:w="923" w:type="dxa"/>
          </w:tcPr>
          <w:p w:rsidR="0098123C" w:rsidRPr="008F5273" w:rsidRDefault="0098123C" w:rsidP="00BB1BA1">
            <w:pPr>
              <w:spacing w:line="312" w:lineRule="atLeast"/>
              <w:jc w:val="center"/>
              <w:textAlignment w:val="baseline"/>
              <w:rPr>
                <w:ins w:id="37" w:author="User" w:date="2016-09-05T16:07:00Z"/>
                <w:rFonts w:ascii="宋体" w:hAnsi="宋体"/>
                <w:sz w:val="15"/>
                <w:szCs w:val="15"/>
              </w:rPr>
            </w:pPr>
          </w:p>
        </w:tc>
      </w:tr>
    </w:tbl>
    <w:p w:rsidR="00DF03C3" w:rsidRPr="008F5273" w:rsidRDefault="00DF03C3" w:rsidP="008F5273">
      <w:pPr>
        <w:spacing w:line="312" w:lineRule="atLeast"/>
        <w:textAlignment w:val="baseline"/>
        <w:rPr>
          <w:rFonts w:ascii="宋体" w:hAnsi="宋体"/>
          <w:sz w:val="18"/>
          <w:szCs w:val="18"/>
        </w:rPr>
      </w:pPr>
    </w:p>
    <w:p w:rsidR="00DF03C3" w:rsidRPr="008F5273" w:rsidRDefault="00DF03C3" w:rsidP="008F5273">
      <w:pPr>
        <w:spacing w:line="312" w:lineRule="atLeast"/>
        <w:textAlignment w:val="baseline"/>
        <w:rPr>
          <w:rFonts w:ascii="宋体" w:hAnsi="宋体"/>
          <w:sz w:val="18"/>
          <w:szCs w:val="18"/>
        </w:rPr>
      </w:pPr>
    </w:p>
    <w:p w:rsidR="00DF03C3" w:rsidRDefault="00726D52">
      <w:pPr>
        <w:pStyle w:val="afb"/>
        <w:rPr>
          <w:rFonts w:eastAsia="楷体_GB2312"/>
          <w:b/>
          <w:bCs/>
          <w:sz w:val="30"/>
        </w:rPr>
      </w:pPr>
      <w:r>
        <w:br w:type="page"/>
      </w:r>
      <w:bookmarkStart w:id="38" w:name="_Toc31535442"/>
      <w:bookmarkStart w:id="39" w:name="_Toc28485379"/>
      <w:bookmarkStart w:id="40" w:name="_Toc32659501"/>
      <w:bookmarkStart w:id="41" w:name="_Toc469195543"/>
      <w:bookmarkStart w:id="42" w:name="_Toc31535856"/>
      <w:bookmarkStart w:id="43" w:name="_Toc32573821"/>
      <w:bookmarkStart w:id="44" w:name="_Toc86130457"/>
      <w:r>
        <w:rPr>
          <w:rFonts w:eastAsia="楷体_GB2312" w:hint="eastAsia"/>
          <w:b/>
          <w:bCs/>
          <w:sz w:val="30"/>
        </w:rPr>
        <w:lastRenderedPageBreak/>
        <w:t>目录</w:t>
      </w:r>
    </w:p>
    <w:p w:rsidR="001B5850" w:rsidRDefault="005A124C">
      <w:pPr>
        <w:pStyle w:val="10"/>
        <w:tabs>
          <w:tab w:val="left" w:pos="42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rFonts w:eastAsia="楷体_GB2312"/>
          <w:b/>
          <w:bCs/>
        </w:rPr>
        <w:fldChar w:fldCharType="begin"/>
      </w:r>
      <w:r w:rsidR="00726D52">
        <w:rPr>
          <w:rFonts w:eastAsia="楷体_GB2312"/>
          <w:b/>
          <w:bCs/>
        </w:rPr>
        <w:instrText xml:space="preserve"> TOC \o "1-3" \h \z \u </w:instrText>
      </w:r>
      <w:r>
        <w:rPr>
          <w:rFonts w:eastAsia="楷体_GB2312"/>
          <w:b/>
          <w:bCs/>
        </w:rPr>
        <w:fldChar w:fldCharType="separate"/>
      </w:r>
      <w:hyperlink w:anchor="_Toc460229173" w:history="1">
        <w:r w:rsidR="001B5850" w:rsidRPr="005D6DC7">
          <w:rPr>
            <w:rStyle w:val="af4"/>
            <w:noProof/>
          </w:rPr>
          <w:t>1.</w:t>
        </w:r>
        <w:r w:rsidR="001B5850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1B5850" w:rsidRPr="005D6DC7">
          <w:rPr>
            <w:rStyle w:val="af4"/>
            <w:rFonts w:hint="eastAsia"/>
            <w:noProof/>
          </w:rPr>
          <w:t>概述</w:t>
        </w:r>
        <w:r w:rsidR="001B5850">
          <w:rPr>
            <w:noProof/>
            <w:webHidden/>
          </w:rPr>
          <w:tab/>
        </w:r>
        <w:r w:rsidR="001B5850">
          <w:rPr>
            <w:noProof/>
            <w:webHidden/>
          </w:rPr>
          <w:fldChar w:fldCharType="begin"/>
        </w:r>
        <w:r w:rsidR="001B5850">
          <w:rPr>
            <w:noProof/>
            <w:webHidden/>
          </w:rPr>
          <w:instrText xml:space="preserve"> PAGEREF _Toc460229173 \h </w:instrText>
        </w:r>
        <w:r w:rsidR="001B5850">
          <w:rPr>
            <w:noProof/>
            <w:webHidden/>
          </w:rPr>
        </w:r>
        <w:r w:rsidR="001B5850">
          <w:rPr>
            <w:noProof/>
            <w:webHidden/>
          </w:rPr>
          <w:fldChar w:fldCharType="separate"/>
        </w:r>
        <w:r w:rsidR="001B5850">
          <w:rPr>
            <w:noProof/>
            <w:webHidden/>
          </w:rPr>
          <w:t>5</w:t>
        </w:r>
        <w:r w:rsidR="001B5850">
          <w:rPr>
            <w:noProof/>
            <w:webHidden/>
          </w:rPr>
          <w:fldChar w:fldCharType="end"/>
        </w:r>
      </w:hyperlink>
    </w:p>
    <w:p w:rsidR="001B5850" w:rsidRDefault="00EF23F0" w:rsidP="001B5850">
      <w:pPr>
        <w:pStyle w:val="20"/>
        <w:tabs>
          <w:tab w:val="left" w:pos="1260"/>
          <w:tab w:val="right" w:leader="dot" w:pos="9736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0229174" w:history="1">
        <w:r w:rsidR="001B5850" w:rsidRPr="005D6DC7">
          <w:rPr>
            <w:rStyle w:val="af4"/>
            <w:rFonts w:ascii="宋体" w:hAnsi="宋体" w:cs="宋体"/>
            <w:noProof/>
          </w:rPr>
          <w:t>1.1.</w:t>
        </w:r>
        <w:r w:rsidR="001B5850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1B5850" w:rsidRPr="005D6DC7">
          <w:rPr>
            <w:rStyle w:val="af4"/>
            <w:rFonts w:hint="eastAsia"/>
            <w:noProof/>
          </w:rPr>
          <w:t>目的</w:t>
        </w:r>
        <w:r w:rsidR="001B5850">
          <w:rPr>
            <w:noProof/>
            <w:webHidden/>
          </w:rPr>
          <w:tab/>
        </w:r>
        <w:r w:rsidR="001B5850">
          <w:rPr>
            <w:noProof/>
            <w:webHidden/>
          </w:rPr>
          <w:fldChar w:fldCharType="begin"/>
        </w:r>
        <w:r w:rsidR="001B5850">
          <w:rPr>
            <w:noProof/>
            <w:webHidden/>
          </w:rPr>
          <w:instrText xml:space="preserve"> PAGEREF _Toc460229174 \h </w:instrText>
        </w:r>
        <w:r w:rsidR="001B5850">
          <w:rPr>
            <w:noProof/>
            <w:webHidden/>
          </w:rPr>
        </w:r>
        <w:r w:rsidR="001B5850">
          <w:rPr>
            <w:noProof/>
            <w:webHidden/>
          </w:rPr>
          <w:fldChar w:fldCharType="separate"/>
        </w:r>
        <w:r w:rsidR="001B5850">
          <w:rPr>
            <w:noProof/>
            <w:webHidden/>
          </w:rPr>
          <w:t>5</w:t>
        </w:r>
        <w:r w:rsidR="001B5850">
          <w:rPr>
            <w:noProof/>
            <w:webHidden/>
          </w:rPr>
          <w:fldChar w:fldCharType="end"/>
        </w:r>
      </w:hyperlink>
    </w:p>
    <w:p w:rsidR="001B5850" w:rsidRDefault="00EF23F0" w:rsidP="001B5850">
      <w:pPr>
        <w:pStyle w:val="20"/>
        <w:tabs>
          <w:tab w:val="left" w:pos="1260"/>
          <w:tab w:val="right" w:leader="dot" w:pos="9736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0229175" w:history="1">
        <w:r w:rsidR="001B5850" w:rsidRPr="005D6DC7">
          <w:rPr>
            <w:rStyle w:val="af4"/>
            <w:rFonts w:ascii="宋体" w:hAnsi="宋体" w:cs="宋体"/>
            <w:noProof/>
          </w:rPr>
          <w:t>1.2.</w:t>
        </w:r>
        <w:r w:rsidR="001B5850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1B5850" w:rsidRPr="005D6DC7">
          <w:rPr>
            <w:rStyle w:val="af4"/>
            <w:rFonts w:hint="eastAsia"/>
            <w:noProof/>
          </w:rPr>
          <w:t>适用范围</w:t>
        </w:r>
        <w:r w:rsidR="001B5850">
          <w:rPr>
            <w:noProof/>
            <w:webHidden/>
          </w:rPr>
          <w:tab/>
        </w:r>
        <w:r w:rsidR="001B5850">
          <w:rPr>
            <w:noProof/>
            <w:webHidden/>
          </w:rPr>
          <w:fldChar w:fldCharType="begin"/>
        </w:r>
        <w:r w:rsidR="001B5850">
          <w:rPr>
            <w:noProof/>
            <w:webHidden/>
          </w:rPr>
          <w:instrText xml:space="preserve"> PAGEREF _Toc460229175 \h </w:instrText>
        </w:r>
        <w:r w:rsidR="001B5850">
          <w:rPr>
            <w:noProof/>
            <w:webHidden/>
          </w:rPr>
        </w:r>
        <w:r w:rsidR="001B5850">
          <w:rPr>
            <w:noProof/>
            <w:webHidden/>
          </w:rPr>
          <w:fldChar w:fldCharType="separate"/>
        </w:r>
        <w:r w:rsidR="001B5850">
          <w:rPr>
            <w:noProof/>
            <w:webHidden/>
          </w:rPr>
          <w:t>5</w:t>
        </w:r>
        <w:r w:rsidR="001B5850">
          <w:rPr>
            <w:noProof/>
            <w:webHidden/>
          </w:rPr>
          <w:fldChar w:fldCharType="end"/>
        </w:r>
      </w:hyperlink>
    </w:p>
    <w:p w:rsidR="001B5850" w:rsidRDefault="001B5850">
      <w:pPr>
        <w:pStyle w:val="20"/>
        <w:tabs>
          <w:tab w:val="left" w:pos="1260"/>
          <w:tab w:val="right" w:leader="dot" w:pos="9736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0229176" w:history="1">
        <w:r w:rsidRPr="005D6DC7">
          <w:rPr>
            <w:rStyle w:val="af4"/>
            <w:rFonts w:ascii="宋体" w:hAnsi="宋体" w:cs="宋体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5D6DC7">
          <w:rPr>
            <w:rStyle w:val="af4"/>
            <w:rFonts w:hint="eastAsia"/>
            <w:noProof/>
          </w:rPr>
          <w:t>术语与简写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_Toc460229176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B5850" w:rsidRDefault="001B5850">
      <w:pPr>
        <w:pStyle w:val="20"/>
        <w:tabs>
          <w:tab w:val="left" w:pos="1260"/>
          <w:tab w:val="right" w:leader="dot" w:pos="9736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0229177" w:history="1">
        <w:r w:rsidRPr="005D6DC7">
          <w:rPr>
            <w:rStyle w:val="af4"/>
            <w:rFonts w:ascii="宋体" w:hAnsi="宋体" w:cs="宋体"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5D6DC7">
          <w:rPr>
            <w:rStyle w:val="af4"/>
            <w:rFonts w:hint="eastAsia"/>
            <w:noProof/>
          </w:rPr>
          <w:t>系统运行环境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_Toc460229177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B5850" w:rsidRDefault="001B5850">
      <w:pPr>
        <w:pStyle w:val="20"/>
        <w:tabs>
          <w:tab w:val="left" w:pos="1260"/>
          <w:tab w:val="right" w:leader="dot" w:pos="9736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0229178" w:history="1">
        <w:r w:rsidRPr="005D6DC7">
          <w:rPr>
            <w:rStyle w:val="af4"/>
            <w:rFonts w:ascii="宋体" w:hAnsi="宋体" w:cs="宋体"/>
            <w:noProof/>
          </w:rPr>
          <w:t>1.5.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5D6DC7">
          <w:rPr>
            <w:rStyle w:val="af4"/>
            <w:rFonts w:hint="eastAsia"/>
            <w:noProof/>
          </w:rPr>
          <w:t>功能目录（已成功开户的账户可操作功能）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_Toc460229178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B5850" w:rsidRDefault="001B5850">
      <w:pPr>
        <w:pStyle w:val="20"/>
        <w:tabs>
          <w:tab w:val="left" w:pos="1260"/>
          <w:tab w:val="right" w:leader="dot" w:pos="9736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0229179" w:history="1">
        <w:r w:rsidRPr="005D6DC7">
          <w:rPr>
            <w:rStyle w:val="af4"/>
            <w:rFonts w:ascii="宋体" w:hAnsi="宋体" w:cs="宋体"/>
            <w:noProof/>
          </w:rPr>
          <w:t>1.6.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5D6DC7">
          <w:rPr>
            <w:rStyle w:val="af4"/>
            <w:rFonts w:hint="eastAsia"/>
            <w:noProof/>
          </w:rPr>
          <w:t>公共规则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_Toc460229179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B5850" w:rsidRDefault="00EF23F0">
      <w:pPr>
        <w:pStyle w:val="10"/>
        <w:tabs>
          <w:tab w:val="left" w:pos="42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0229180" w:history="1">
        <w:r w:rsidR="001B5850" w:rsidRPr="005D6DC7">
          <w:rPr>
            <w:rStyle w:val="af4"/>
            <w:noProof/>
          </w:rPr>
          <w:t>2.</w:t>
        </w:r>
        <w:r w:rsidR="001B5850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1B5850" w:rsidRPr="005D6DC7">
          <w:rPr>
            <w:rStyle w:val="af4"/>
            <w:rFonts w:hint="eastAsia"/>
            <w:noProof/>
          </w:rPr>
          <w:t>功能需求</w:t>
        </w:r>
        <w:r w:rsidR="001B5850">
          <w:rPr>
            <w:noProof/>
            <w:webHidden/>
          </w:rPr>
          <w:tab/>
        </w:r>
        <w:r w:rsidR="001B5850">
          <w:rPr>
            <w:noProof/>
            <w:webHidden/>
          </w:rPr>
          <w:fldChar w:fldCharType="begin"/>
        </w:r>
        <w:r w:rsidR="001B5850">
          <w:rPr>
            <w:noProof/>
            <w:webHidden/>
          </w:rPr>
          <w:instrText xml:space="preserve"> PAGEREF _Toc460229180 \h </w:instrText>
        </w:r>
        <w:r w:rsidR="001B5850">
          <w:rPr>
            <w:noProof/>
            <w:webHidden/>
          </w:rPr>
        </w:r>
        <w:r w:rsidR="001B5850">
          <w:rPr>
            <w:noProof/>
            <w:webHidden/>
          </w:rPr>
          <w:fldChar w:fldCharType="separate"/>
        </w:r>
        <w:r w:rsidR="001B5850">
          <w:rPr>
            <w:noProof/>
            <w:webHidden/>
          </w:rPr>
          <w:t>7</w:t>
        </w:r>
        <w:r w:rsidR="001B5850">
          <w:rPr>
            <w:noProof/>
            <w:webHidden/>
          </w:rPr>
          <w:fldChar w:fldCharType="end"/>
        </w:r>
      </w:hyperlink>
    </w:p>
    <w:p w:rsidR="001B5850" w:rsidRDefault="00EF23F0" w:rsidP="001B5850">
      <w:pPr>
        <w:pStyle w:val="20"/>
        <w:tabs>
          <w:tab w:val="left" w:pos="1260"/>
          <w:tab w:val="right" w:leader="dot" w:pos="9736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0229182" w:history="1">
        <w:r w:rsidR="001B5850" w:rsidRPr="005D6DC7">
          <w:rPr>
            <w:rStyle w:val="af4"/>
            <w:rFonts w:ascii="宋体" w:hAnsi="宋体" w:cs="宋体"/>
            <w:noProof/>
          </w:rPr>
          <w:t>2.1.</w:t>
        </w:r>
        <w:r w:rsidR="001B5850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1B5850" w:rsidRPr="005D6DC7">
          <w:rPr>
            <w:rStyle w:val="af4"/>
            <w:rFonts w:ascii="宋体" w:hAnsi="宋体"/>
            <w:noProof/>
          </w:rPr>
          <w:t>VTM</w:t>
        </w:r>
        <w:r w:rsidR="001B5850" w:rsidRPr="005D6DC7">
          <w:rPr>
            <w:rStyle w:val="af4"/>
            <w:rFonts w:ascii="宋体" w:hAnsi="宋体" w:hint="eastAsia"/>
            <w:noProof/>
          </w:rPr>
          <w:t>功能</w:t>
        </w:r>
        <w:r w:rsidR="001B5850">
          <w:rPr>
            <w:noProof/>
            <w:webHidden/>
          </w:rPr>
          <w:tab/>
        </w:r>
        <w:r w:rsidR="001B5850">
          <w:rPr>
            <w:noProof/>
            <w:webHidden/>
          </w:rPr>
          <w:fldChar w:fldCharType="begin"/>
        </w:r>
        <w:r w:rsidR="001B5850">
          <w:rPr>
            <w:noProof/>
            <w:webHidden/>
          </w:rPr>
          <w:instrText xml:space="preserve"> PAGEREF _Toc460229182 \h </w:instrText>
        </w:r>
        <w:r w:rsidR="001B5850">
          <w:rPr>
            <w:noProof/>
            <w:webHidden/>
          </w:rPr>
        </w:r>
        <w:r w:rsidR="001B5850">
          <w:rPr>
            <w:noProof/>
            <w:webHidden/>
          </w:rPr>
          <w:fldChar w:fldCharType="separate"/>
        </w:r>
        <w:r w:rsidR="001B5850">
          <w:rPr>
            <w:noProof/>
            <w:webHidden/>
          </w:rPr>
          <w:t>7</w:t>
        </w:r>
        <w:r w:rsidR="001B5850">
          <w:rPr>
            <w:noProof/>
            <w:webHidden/>
          </w:rPr>
          <w:fldChar w:fldCharType="end"/>
        </w:r>
      </w:hyperlink>
    </w:p>
    <w:p w:rsidR="001B5850" w:rsidRDefault="00EF23F0" w:rsidP="001B5850">
      <w:pPr>
        <w:pStyle w:val="30"/>
        <w:tabs>
          <w:tab w:val="left" w:pos="1680"/>
          <w:tab w:val="right" w:leader="dot" w:pos="9736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0229183" w:history="1">
        <w:r w:rsidR="001B5850" w:rsidRPr="005D6DC7">
          <w:rPr>
            <w:rStyle w:val="af4"/>
            <w:noProof/>
          </w:rPr>
          <w:t>2.1.1.</w:t>
        </w:r>
        <w:r w:rsidR="001B5850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1B5850" w:rsidRPr="005D6DC7">
          <w:rPr>
            <w:rStyle w:val="af4"/>
            <w:rFonts w:hAnsi="宋体" w:hint="eastAsia"/>
            <w:noProof/>
          </w:rPr>
          <w:t>借记卡申请</w:t>
        </w:r>
        <w:r w:rsidR="001B5850">
          <w:rPr>
            <w:noProof/>
            <w:webHidden/>
          </w:rPr>
          <w:tab/>
        </w:r>
        <w:r w:rsidR="001B5850">
          <w:rPr>
            <w:noProof/>
            <w:webHidden/>
          </w:rPr>
          <w:fldChar w:fldCharType="begin"/>
        </w:r>
        <w:r w:rsidR="001B5850">
          <w:rPr>
            <w:noProof/>
            <w:webHidden/>
          </w:rPr>
          <w:instrText xml:space="preserve"> PAGEREF _Toc460229183 \h </w:instrText>
        </w:r>
        <w:r w:rsidR="001B5850">
          <w:rPr>
            <w:noProof/>
            <w:webHidden/>
          </w:rPr>
        </w:r>
        <w:r w:rsidR="001B5850">
          <w:rPr>
            <w:noProof/>
            <w:webHidden/>
          </w:rPr>
          <w:fldChar w:fldCharType="separate"/>
        </w:r>
        <w:r w:rsidR="001B5850">
          <w:rPr>
            <w:noProof/>
            <w:webHidden/>
          </w:rPr>
          <w:t>7</w:t>
        </w:r>
        <w:r w:rsidR="001B5850">
          <w:rPr>
            <w:noProof/>
            <w:webHidden/>
          </w:rPr>
          <w:fldChar w:fldCharType="end"/>
        </w:r>
      </w:hyperlink>
    </w:p>
    <w:p w:rsidR="001B5850" w:rsidRDefault="001B5850">
      <w:pPr>
        <w:pStyle w:val="30"/>
        <w:tabs>
          <w:tab w:val="left" w:pos="1680"/>
          <w:tab w:val="right" w:leader="dot" w:pos="9736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0229184" w:history="1">
        <w:r w:rsidRPr="005D6DC7">
          <w:rPr>
            <w:rStyle w:val="af4"/>
            <w:noProof/>
          </w:rPr>
          <w:t>2.1.2.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5D6DC7">
          <w:rPr>
            <w:rStyle w:val="af4"/>
            <w:rFonts w:hAnsi="宋体" w:hint="eastAsia"/>
            <w:noProof/>
          </w:rPr>
          <w:t>借记卡换卡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_Toc460229184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B5850" w:rsidRDefault="001B5850">
      <w:pPr>
        <w:pStyle w:val="30"/>
        <w:tabs>
          <w:tab w:val="left" w:pos="1680"/>
          <w:tab w:val="right" w:leader="dot" w:pos="9736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0229185" w:history="1">
        <w:r w:rsidRPr="005D6DC7">
          <w:rPr>
            <w:rStyle w:val="af4"/>
            <w:noProof/>
            <w:spacing w:val="5"/>
            <w:kern w:val="20"/>
          </w:rPr>
          <w:t>2.1.3.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5D6DC7">
          <w:rPr>
            <w:rStyle w:val="af4"/>
            <w:rFonts w:hint="eastAsia"/>
            <w:noProof/>
            <w:spacing w:val="5"/>
            <w:kern w:val="20"/>
          </w:rPr>
          <w:t>借记卡激活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_Toc460229185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B5850" w:rsidRDefault="001B5850">
      <w:pPr>
        <w:pStyle w:val="30"/>
        <w:tabs>
          <w:tab w:val="left" w:pos="1680"/>
          <w:tab w:val="right" w:leader="dot" w:pos="9736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0229186" w:history="1">
        <w:r w:rsidRPr="005D6DC7">
          <w:rPr>
            <w:rStyle w:val="af4"/>
            <w:noProof/>
            <w:spacing w:val="5"/>
            <w:kern w:val="20"/>
          </w:rPr>
          <w:t>2.1.4.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5D6DC7">
          <w:rPr>
            <w:rStyle w:val="af4"/>
            <w:rFonts w:hint="eastAsia"/>
            <w:noProof/>
            <w:spacing w:val="5"/>
            <w:kern w:val="20"/>
          </w:rPr>
          <w:t>修改客户信息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_Toc460229186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B5850" w:rsidRDefault="001B5850">
      <w:pPr>
        <w:pStyle w:val="30"/>
        <w:tabs>
          <w:tab w:val="left" w:pos="1680"/>
          <w:tab w:val="right" w:leader="dot" w:pos="9736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0229187" w:history="1">
        <w:r w:rsidRPr="005D6DC7">
          <w:rPr>
            <w:rStyle w:val="af4"/>
            <w:noProof/>
            <w:spacing w:val="5"/>
            <w:kern w:val="20"/>
          </w:rPr>
          <w:t>2.1.5.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5D6DC7">
          <w:rPr>
            <w:rStyle w:val="af4"/>
            <w:rFonts w:hint="eastAsia"/>
            <w:noProof/>
            <w:spacing w:val="5"/>
            <w:kern w:val="20"/>
          </w:rPr>
          <w:t>修改网银信息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_Toc460229187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1B5850" w:rsidRDefault="001B5850">
      <w:pPr>
        <w:pStyle w:val="30"/>
        <w:tabs>
          <w:tab w:val="left" w:pos="1680"/>
          <w:tab w:val="right" w:leader="dot" w:pos="9736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0229188" w:history="1">
        <w:r w:rsidRPr="005D6DC7">
          <w:rPr>
            <w:rStyle w:val="af4"/>
            <w:noProof/>
            <w:spacing w:val="5"/>
            <w:kern w:val="20"/>
          </w:rPr>
          <w:t>2.1.6.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5D6DC7">
          <w:rPr>
            <w:rStyle w:val="af4"/>
            <w:rFonts w:hint="eastAsia"/>
            <w:noProof/>
            <w:spacing w:val="5"/>
            <w:kern w:val="20"/>
          </w:rPr>
          <w:t>借记卡挂失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_Toc460229188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1B5850" w:rsidRDefault="001B5850">
      <w:pPr>
        <w:pStyle w:val="30"/>
        <w:tabs>
          <w:tab w:val="left" w:pos="1680"/>
          <w:tab w:val="right" w:leader="dot" w:pos="9736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0229189" w:history="1">
        <w:r w:rsidRPr="005D6DC7">
          <w:rPr>
            <w:rStyle w:val="af4"/>
            <w:noProof/>
            <w:spacing w:val="5"/>
            <w:kern w:val="20"/>
          </w:rPr>
          <w:t>2.1.7.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5D6DC7">
          <w:rPr>
            <w:rStyle w:val="af4"/>
            <w:rFonts w:hint="eastAsia"/>
            <w:noProof/>
            <w:spacing w:val="5"/>
            <w:kern w:val="20"/>
          </w:rPr>
          <w:t>借记卡解挂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_Toc460229189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1B5850" w:rsidRDefault="001B5850">
      <w:pPr>
        <w:pStyle w:val="30"/>
        <w:tabs>
          <w:tab w:val="left" w:pos="1680"/>
          <w:tab w:val="right" w:leader="dot" w:pos="9736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0229190" w:history="1">
        <w:r w:rsidRPr="005D6DC7">
          <w:rPr>
            <w:rStyle w:val="af4"/>
            <w:noProof/>
          </w:rPr>
          <w:t>2.1.8.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5D6DC7">
          <w:rPr>
            <w:rStyle w:val="af4"/>
            <w:rFonts w:hint="eastAsia"/>
            <w:noProof/>
          </w:rPr>
          <w:t>电子渠道签约流程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_Toc460229190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1B5850" w:rsidRDefault="001B5850">
      <w:pPr>
        <w:pStyle w:val="30"/>
        <w:tabs>
          <w:tab w:val="left" w:pos="1680"/>
          <w:tab w:val="right" w:leader="dot" w:pos="9736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0229191" w:history="1">
        <w:r w:rsidRPr="005D6DC7">
          <w:rPr>
            <w:rStyle w:val="af4"/>
            <w:noProof/>
          </w:rPr>
          <w:t>2.1.9.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5D6DC7">
          <w:rPr>
            <w:rStyle w:val="af4"/>
            <w:rFonts w:hint="eastAsia"/>
            <w:noProof/>
          </w:rPr>
          <w:t>风险评级及理财签约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_Toc460229191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1B5850" w:rsidRDefault="001B5850">
      <w:pPr>
        <w:pStyle w:val="30"/>
        <w:tabs>
          <w:tab w:val="left" w:pos="1680"/>
          <w:tab w:val="right" w:leader="dot" w:pos="9736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0229192" w:history="1">
        <w:r w:rsidRPr="005D6DC7">
          <w:rPr>
            <w:rStyle w:val="af4"/>
            <w:noProof/>
          </w:rPr>
          <w:t>2.1.10.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5D6DC7">
          <w:rPr>
            <w:rStyle w:val="af4"/>
            <w:noProof/>
          </w:rPr>
          <w:t>USBKey</w:t>
        </w:r>
        <w:r w:rsidRPr="005D6DC7">
          <w:rPr>
            <w:rStyle w:val="af4"/>
            <w:rFonts w:hint="eastAsia"/>
            <w:noProof/>
          </w:rPr>
          <w:t>申请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_Toc460229192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1B5850" w:rsidRDefault="001B5850">
      <w:pPr>
        <w:pStyle w:val="30"/>
        <w:tabs>
          <w:tab w:val="left" w:pos="1680"/>
          <w:tab w:val="right" w:leader="dot" w:pos="9736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0229193" w:history="1">
        <w:r w:rsidRPr="005D6DC7">
          <w:rPr>
            <w:rStyle w:val="af4"/>
            <w:noProof/>
          </w:rPr>
          <w:t>2.1.11.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5D6DC7">
          <w:rPr>
            <w:rStyle w:val="af4"/>
            <w:rFonts w:hint="eastAsia"/>
            <w:noProof/>
          </w:rPr>
          <w:t>密码挂失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_Toc460229193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1B5850" w:rsidRDefault="001B5850">
      <w:pPr>
        <w:pStyle w:val="30"/>
        <w:tabs>
          <w:tab w:val="left" w:pos="1680"/>
          <w:tab w:val="right" w:leader="dot" w:pos="9736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0229194" w:history="1">
        <w:r w:rsidRPr="005D6DC7">
          <w:rPr>
            <w:rStyle w:val="af4"/>
            <w:noProof/>
          </w:rPr>
          <w:t>2.1.12.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5D6DC7">
          <w:rPr>
            <w:rStyle w:val="af4"/>
            <w:rFonts w:hint="eastAsia"/>
            <w:noProof/>
          </w:rPr>
          <w:t>客服服务评价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_Toc460229194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1B5850" w:rsidRDefault="001B5850">
      <w:pPr>
        <w:pStyle w:val="20"/>
        <w:tabs>
          <w:tab w:val="left" w:pos="1260"/>
          <w:tab w:val="right" w:leader="dot" w:pos="9736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0229195" w:history="1">
        <w:r w:rsidRPr="005D6DC7">
          <w:rPr>
            <w:rStyle w:val="af4"/>
            <w:rFonts w:ascii="宋体" w:hAnsi="宋体" w:cs="宋体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5D6DC7">
          <w:rPr>
            <w:rStyle w:val="af4"/>
            <w:rFonts w:ascii="宋体" w:hAnsi="宋体"/>
            <w:noProof/>
          </w:rPr>
          <w:t>C</w:t>
        </w:r>
        <w:r w:rsidRPr="005D6DC7">
          <w:rPr>
            <w:rStyle w:val="af4"/>
            <w:rFonts w:ascii="宋体" w:hAnsi="宋体" w:hint="eastAsia"/>
            <w:noProof/>
          </w:rPr>
          <w:t>端管理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_Toc460229195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1B5850" w:rsidRDefault="001B5850">
      <w:pPr>
        <w:pStyle w:val="30"/>
        <w:tabs>
          <w:tab w:val="left" w:pos="1680"/>
          <w:tab w:val="right" w:leader="dot" w:pos="9736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0229196" w:history="1">
        <w:r w:rsidRPr="005D6DC7">
          <w:rPr>
            <w:rStyle w:val="af4"/>
            <w:noProof/>
          </w:rPr>
          <w:t>2.2.1.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5D6DC7">
          <w:rPr>
            <w:rStyle w:val="af4"/>
            <w:rFonts w:hint="eastAsia"/>
            <w:noProof/>
          </w:rPr>
          <w:t>装卡登记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_Toc460229196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1B5850" w:rsidRDefault="001B5850">
      <w:pPr>
        <w:pStyle w:val="30"/>
        <w:tabs>
          <w:tab w:val="left" w:pos="1680"/>
          <w:tab w:val="right" w:leader="dot" w:pos="9736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0229197" w:history="1">
        <w:r w:rsidRPr="005D6DC7">
          <w:rPr>
            <w:rStyle w:val="af4"/>
            <w:noProof/>
          </w:rPr>
          <w:t>2.2.2.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5D6DC7">
          <w:rPr>
            <w:rStyle w:val="af4"/>
            <w:rFonts w:hint="eastAsia"/>
            <w:noProof/>
          </w:rPr>
          <w:t>清卡登记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_Toc460229197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1B5850" w:rsidRDefault="001B5850">
      <w:pPr>
        <w:pStyle w:val="30"/>
        <w:tabs>
          <w:tab w:val="left" w:pos="1680"/>
          <w:tab w:val="right" w:leader="dot" w:pos="9736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0229198" w:history="1">
        <w:r w:rsidRPr="005D6DC7">
          <w:rPr>
            <w:rStyle w:val="af4"/>
            <w:noProof/>
          </w:rPr>
          <w:t>2.2.3.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5D6DC7">
          <w:rPr>
            <w:rStyle w:val="af4"/>
            <w:rFonts w:hint="eastAsia"/>
            <w:noProof/>
          </w:rPr>
          <w:t>卡数量查询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_Toc460229198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1B5850" w:rsidRDefault="001B5850">
      <w:pPr>
        <w:pStyle w:val="30"/>
        <w:tabs>
          <w:tab w:val="left" w:pos="1680"/>
          <w:tab w:val="right" w:leader="dot" w:pos="9736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0229199" w:history="1">
        <w:r w:rsidRPr="005D6DC7">
          <w:rPr>
            <w:rStyle w:val="af4"/>
            <w:noProof/>
          </w:rPr>
          <w:t>2.2.4.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5D6DC7">
          <w:rPr>
            <w:rStyle w:val="af4"/>
            <w:rFonts w:hint="eastAsia"/>
            <w:noProof/>
          </w:rPr>
          <w:t>装</w:t>
        </w:r>
        <w:r w:rsidRPr="005D6DC7">
          <w:rPr>
            <w:rStyle w:val="af4"/>
            <w:noProof/>
          </w:rPr>
          <w:t>USBKey</w:t>
        </w:r>
        <w:r w:rsidRPr="005D6DC7">
          <w:rPr>
            <w:rStyle w:val="af4"/>
            <w:rFonts w:hint="eastAsia"/>
            <w:noProof/>
          </w:rPr>
          <w:t>登记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_Toc460229199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1B5850" w:rsidRDefault="001B5850">
      <w:pPr>
        <w:pStyle w:val="30"/>
        <w:tabs>
          <w:tab w:val="left" w:pos="1680"/>
          <w:tab w:val="right" w:leader="dot" w:pos="9736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0229200" w:history="1">
        <w:r w:rsidRPr="005D6DC7">
          <w:rPr>
            <w:rStyle w:val="af4"/>
            <w:noProof/>
          </w:rPr>
          <w:t>2.2.5.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5D6DC7">
          <w:rPr>
            <w:rStyle w:val="af4"/>
            <w:rFonts w:hint="eastAsia"/>
            <w:noProof/>
          </w:rPr>
          <w:t>清</w:t>
        </w:r>
        <w:r w:rsidRPr="005D6DC7">
          <w:rPr>
            <w:rStyle w:val="af4"/>
            <w:noProof/>
          </w:rPr>
          <w:t>USBKey</w:t>
        </w:r>
        <w:r w:rsidRPr="005D6DC7">
          <w:rPr>
            <w:rStyle w:val="af4"/>
            <w:rFonts w:hint="eastAsia"/>
            <w:noProof/>
          </w:rPr>
          <w:t>登记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_Toc460229200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1B5850" w:rsidRDefault="001B5850">
      <w:pPr>
        <w:pStyle w:val="30"/>
        <w:tabs>
          <w:tab w:val="left" w:pos="1680"/>
          <w:tab w:val="right" w:leader="dot" w:pos="9736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0229201" w:history="1">
        <w:r w:rsidRPr="005D6DC7">
          <w:rPr>
            <w:rStyle w:val="af4"/>
            <w:noProof/>
          </w:rPr>
          <w:t>2.2.6.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5D6DC7">
          <w:rPr>
            <w:rStyle w:val="af4"/>
            <w:noProof/>
          </w:rPr>
          <w:t>USBKey</w:t>
        </w:r>
        <w:r w:rsidRPr="005D6DC7">
          <w:rPr>
            <w:rStyle w:val="af4"/>
            <w:rFonts w:hint="eastAsia"/>
            <w:noProof/>
          </w:rPr>
          <w:t>数量查询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_Toc460229201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1B5850" w:rsidRDefault="001B5850">
      <w:pPr>
        <w:pStyle w:val="30"/>
        <w:tabs>
          <w:tab w:val="left" w:pos="1680"/>
          <w:tab w:val="right" w:leader="dot" w:pos="9736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0229202" w:history="1">
        <w:r w:rsidRPr="005D6DC7">
          <w:rPr>
            <w:rStyle w:val="af4"/>
            <w:noProof/>
          </w:rPr>
          <w:t>2.2.7.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5D6DC7">
          <w:rPr>
            <w:rStyle w:val="af4"/>
            <w:rFonts w:hint="eastAsia"/>
            <w:noProof/>
          </w:rPr>
          <w:t>清除机具缓存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_Toc460229202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1B5850" w:rsidRDefault="001B5850">
      <w:pPr>
        <w:pStyle w:val="30"/>
        <w:tabs>
          <w:tab w:val="left" w:pos="1680"/>
          <w:tab w:val="right" w:leader="dot" w:pos="9736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0229203" w:history="1">
        <w:r w:rsidRPr="005D6DC7">
          <w:rPr>
            <w:rStyle w:val="af4"/>
            <w:noProof/>
          </w:rPr>
          <w:t>2.2.8.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5D6DC7">
          <w:rPr>
            <w:rStyle w:val="af4"/>
            <w:rFonts w:hint="eastAsia"/>
            <w:noProof/>
          </w:rPr>
          <w:t>设备管理模块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_Toc460229203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1B5850" w:rsidRDefault="001B5850">
      <w:pPr>
        <w:pStyle w:val="30"/>
        <w:tabs>
          <w:tab w:val="left" w:pos="1680"/>
          <w:tab w:val="right" w:leader="dot" w:pos="9736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0229204" w:history="1">
        <w:r w:rsidRPr="005D6DC7">
          <w:rPr>
            <w:rStyle w:val="af4"/>
            <w:noProof/>
          </w:rPr>
          <w:t>2.2.9.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5D6DC7">
          <w:rPr>
            <w:rStyle w:val="af4"/>
            <w:rFonts w:hint="eastAsia"/>
            <w:noProof/>
          </w:rPr>
          <w:t>系统登录（签到）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_Toc460229204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1B5850" w:rsidRDefault="00EF23F0" w:rsidP="001B5850">
      <w:pPr>
        <w:pStyle w:val="30"/>
        <w:tabs>
          <w:tab w:val="left" w:pos="1680"/>
          <w:tab w:val="right" w:leader="dot" w:pos="9736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0229205" w:history="1">
        <w:r w:rsidR="001B5850" w:rsidRPr="005D6DC7">
          <w:rPr>
            <w:rStyle w:val="af4"/>
            <w:noProof/>
          </w:rPr>
          <w:t>2.2.10.</w:t>
        </w:r>
        <w:r w:rsidR="001B5850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1B5850" w:rsidRPr="005D6DC7">
          <w:rPr>
            <w:rStyle w:val="af4"/>
            <w:rFonts w:hint="eastAsia"/>
            <w:noProof/>
          </w:rPr>
          <w:t>交易界面切换到</w:t>
        </w:r>
        <w:r w:rsidR="001B5850" w:rsidRPr="005D6DC7">
          <w:rPr>
            <w:rStyle w:val="af4"/>
            <w:noProof/>
          </w:rPr>
          <w:t>C</w:t>
        </w:r>
        <w:r w:rsidR="001B5850" w:rsidRPr="005D6DC7">
          <w:rPr>
            <w:rStyle w:val="af4"/>
            <w:rFonts w:hint="eastAsia"/>
            <w:noProof/>
          </w:rPr>
          <w:t>端管理</w:t>
        </w:r>
        <w:r w:rsidR="001B5850">
          <w:rPr>
            <w:noProof/>
            <w:webHidden/>
          </w:rPr>
          <w:tab/>
        </w:r>
        <w:r w:rsidR="001B5850">
          <w:rPr>
            <w:noProof/>
            <w:webHidden/>
          </w:rPr>
          <w:fldChar w:fldCharType="begin"/>
        </w:r>
        <w:r w:rsidR="001B5850">
          <w:rPr>
            <w:noProof/>
            <w:webHidden/>
          </w:rPr>
          <w:instrText xml:space="preserve"> PAGEREF _Toc460229205 \h </w:instrText>
        </w:r>
        <w:r w:rsidR="001B5850">
          <w:rPr>
            <w:noProof/>
            <w:webHidden/>
          </w:rPr>
        </w:r>
        <w:r w:rsidR="001B5850">
          <w:rPr>
            <w:noProof/>
            <w:webHidden/>
          </w:rPr>
          <w:fldChar w:fldCharType="separate"/>
        </w:r>
        <w:r w:rsidR="001B5850">
          <w:rPr>
            <w:noProof/>
            <w:webHidden/>
          </w:rPr>
          <w:t>68</w:t>
        </w:r>
        <w:r w:rsidR="001B5850">
          <w:rPr>
            <w:noProof/>
            <w:webHidden/>
          </w:rPr>
          <w:fldChar w:fldCharType="end"/>
        </w:r>
      </w:hyperlink>
    </w:p>
    <w:p w:rsidR="001B5850" w:rsidRDefault="00EF23F0" w:rsidP="001B5850">
      <w:pPr>
        <w:pStyle w:val="30"/>
        <w:tabs>
          <w:tab w:val="left" w:pos="1680"/>
          <w:tab w:val="right" w:leader="dot" w:pos="9736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0229206" w:history="1">
        <w:r w:rsidR="001B5850" w:rsidRPr="005D6DC7">
          <w:rPr>
            <w:rStyle w:val="af4"/>
            <w:noProof/>
          </w:rPr>
          <w:t>2.2.11.</w:t>
        </w:r>
        <w:r w:rsidR="001B5850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1B5850" w:rsidRPr="005D6DC7">
          <w:rPr>
            <w:rStyle w:val="af4"/>
            <w:rFonts w:hint="eastAsia"/>
            <w:noProof/>
          </w:rPr>
          <w:t>打印吞卡记录</w:t>
        </w:r>
        <w:r w:rsidR="001B5850">
          <w:rPr>
            <w:noProof/>
            <w:webHidden/>
          </w:rPr>
          <w:tab/>
        </w:r>
        <w:r w:rsidR="001B5850">
          <w:rPr>
            <w:noProof/>
            <w:webHidden/>
          </w:rPr>
          <w:fldChar w:fldCharType="begin"/>
        </w:r>
        <w:r w:rsidR="001B5850">
          <w:rPr>
            <w:noProof/>
            <w:webHidden/>
          </w:rPr>
          <w:instrText xml:space="preserve"> PAGEREF _Toc460229206 \h </w:instrText>
        </w:r>
        <w:r w:rsidR="001B5850">
          <w:rPr>
            <w:noProof/>
            <w:webHidden/>
          </w:rPr>
        </w:r>
        <w:r w:rsidR="001B5850">
          <w:rPr>
            <w:noProof/>
            <w:webHidden/>
          </w:rPr>
          <w:fldChar w:fldCharType="separate"/>
        </w:r>
        <w:r w:rsidR="001B5850">
          <w:rPr>
            <w:noProof/>
            <w:webHidden/>
          </w:rPr>
          <w:t>69</w:t>
        </w:r>
        <w:r w:rsidR="001B5850">
          <w:rPr>
            <w:noProof/>
            <w:webHidden/>
          </w:rPr>
          <w:fldChar w:fldCharType="end"/>
        </w:r>
      </w:hyperlink>
    </w:p>
    <w:p w:rsidR="001B5850" w:rsidRDefault="001B5850">
      <w:pPr>
        <w:pStyle w:val="30"/>
        <w:tabs>
          <w:tab w:val="left" w:pos="1680"/>
          <w:tab w:val="right" w:leader="dot" w:pos="9736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0229207" w:history="1">
        <w:r w:rsidRPr="005D6DC7">
          <w:rPr>
            <w:rStyle w:val="af4"/>
            <w:noProof/>
          </w:rPr>
          <w:t>2.2.12.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5D6DC7">
          <w:rPr>
            <w:rStyle w:val="af4"/>
            <w:noProof/>
          </w:rPr>
          <w:t>C</w:t>
        </w:r>
        <w:r w:rsidRPr="005D6DC7">
          <w:rPr>
            <w:rStyle w:val="af4"/>
            <w:rFonts w:hint="eastAsia"/>
            <w:noProof/>
          </w:rPr>
          <w:t>端管理切换到交易界面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_Toc460229207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1B5850" w:rsidRDefault="001B5850">
      <w:pPr>
        <w:pStyle w:val="30"/>
        <w:tabs>
          <w:tab w:val="left" w:pos="1680"/>
          <w:tab w:val="right" w:leader="dot" w:pos="9736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0229208" w:history="1">
        <w:r w:rsidRPr="005D6DC7">
          <w:rPr>
            <w:rStyle w:val="af4"/>
            <w:noProof/>
          </w:rPr>
          <w:t>2.2.13.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5D6DC7">
          <w:rPr>
            <w:rStyle w:val="af4"/>
            <w:rFonts w:hint="eastAsia"/>
            <w:noProof/>
          </w:rPr>
          <w:t>系统退出（签退）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_Toc460229208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1B5850" w:rsidRDefault="001B5850">
      <w:pPr>
        <w:pStyle w:val="20"/>
        <w:tabs>
          <w:tab w:val="left" w:pos="1260"/>
          <w:tab w:val="right" w:leader="dot" w:pos="9736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0229209" w:history="1">
        <w:r w:rsidRPr="005D6DC7">
          <w:rPr>
            <w:rStyle w:val="af4"/>
            <w:rFonts w:ascii="宋体" w:hAnsi="宋体" w:cs="宋体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5D6DC7">
          <w:rPr>
            <w:rStyle w:val="af4"/>
            <w:noProof/>
          </w:rPr>
          <w:t>VTM</w:t>
        </w:r>
        <w:r w:rsidRPr="005D6DC7">
          <w:rPr>
            <w:rStyle w:val="af4"/>
            <w:rFonts w:hint="eastAsia"/>
            <w:noProof/>
          </w:rPr>
          <w:t>管理平台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_Toc460229209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1B5850" w:rsidRDefault="001B5850">
      <w:pPr>
        <w:pStyle w:val="30"/>
        <w:tabs>
          <w:tab w:val="left" w:pos="1680"/>
          <w:tab w:val="right" w:leader="dot" w:pos="9736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0229210" w:history="1">
        <w:r w:rsidRPr="005D6DC7">
          <w:rPr>
            <w:rStyle w:val="af4"/>
            <w:noProof/>
          </w:rPr>
          <w:t>2.3.1.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5D6DC7">
          <w:rPr>
            <w:rStyle w:val="af4"/>
            <w:rFonts w:hint="eastAsia"/>
            <w:noProof/>
          </w:rPr>
          <w:t>设备状态监控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_Toc460229210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1B5850" w:rsidRDefault="001B5850">
      <w:pPr>
        <w:pStyle w:val="30"/>
        <w:tabs>
          <w:tab w:val="left" w:pos="1680"/>
          <w:tab w:val="right" w:leader="dot" w:pos="9736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0229211" w:history="1">
        <w:r w:rsidRPr="005D6DC7">
          <w:rPr>
            <w:rStyle w:val="af4"/>
            <w:noProof/>
          </w:rPr>
          <w:t>2.3.2.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5D6DC7">
          <w:rPr>
            <w:rStyle w:val="af4"/>
            <w:rFonts w:hint="eastAsia"/>
            <w:noProof/>
          </w:rPr>
          <w:t>机具密码管理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_Toc460229211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1B5850" w:rsidRDefault="001B5850">
      <w:pPr>
        <w:pStyle w:val="30"/>
        <w:tabs>
          <w:tab w:val="left" w:pos="1680"/>
          <w:tab w:val="right" w:leader="dot" w:pos="9736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0229212" w:history="1">
        <w:r w:rsidRPr="005D6DC7">
          <w:rPr>
            <w:rStyle w:val="af4"/>
            <w:noProof/>
          </w:rPr>
          <w:t>2.3.3.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5D6DC7">
          <w:rPr>
            <w:rStyle w:val="af4"/>
            <w:rFonts w:hint="eastAsia"/>
            <w:noProof/>
          </w:rPr>
          <w:t>参数设置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_Toc460229212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1B5850" w:rsidRDefault="001B5850">
      <w:pPr>
        <w:pStyle w:val="30"/>
        <w:tabs>
          <w:tab w:val="left" w:pos="1680"/>
          <w:tab w:val="right" w:leader="dot" w:pos="9736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0229213" w:history="1">
        <w:r w:rsidRPr="005D6DC7">
          <w:rPr>
            <w:rStyle w:val="af4"/>
            <w:noProof/>
          </w:rPr>
          <w:t>2.3.4.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5D6DC7">
          <w:rPr>
            <w:rStyle w:val="af4"/>
            <w:rFonts w:hint="eastAsia"/>
            <w:noProof/>
          </w:rPr>
          <w:t>交易流水查询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_Toc460229213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1B5850" w:rsidRDefault="001B5850">
      <w:pPr>
        <w:pStyle w:val="30"/>
        <w:tabs>
          <w:tab w:val="left" w:pos="1680"/>
          <w:tab w:val="right" w:leader="dot" w:pos="9736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0229214" w:history="1">
        <w:r w:rsidRPr="005D6DC7">
          <w:rPr>
            <w:rStyle w:val="af4"/>
            <w:noProof/>
          </w:rPr>
          <w:t>2.3.5.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5D6DC7">
          <w:rPr>
            <w:rStyle w:val="af4"/>
            <w:rFonts w:hint="eastAsia"/>
            <w:noProof/>
          </w:rPr>
          <w:t>机构设置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_Toc460229214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1B5850" w:rsidRDefault="001B5850">
      <w:pPr>
        <w:pStyle w:val="30"/>
        <w:tabs>
          <w:tab w:val="left" w:pos="1680"/>
          <w:tab w:val="right" w:leader="dot" w:pos="9736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0229215" w:history="1">
        <w:r w:rsidRPr="005D6DC7">
          <w:rPr>
            <w:rStyle w:val="af4"/>
            <w:noProof/>
          </w:rPr>
          <w:t>2.3.6.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5D6DC7">
          <w:rPr>
            <w:rStyle w:val="af4"/>
            <w:rFonts w:hint="eastAsia"/>
            <w:noProof/>
          </w:rPr>
          <w:t>菜单设置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_Toc460229215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1B5850" w:rsidRDefault="001B5850">
      <w:pPr>
        <w:pStyle w:val="30"/>
        <w:tabs>
          <w:tab w:val="left" w:pos="1680"/>
          <w:tab w:val="right" w:leader="dot" w:pos="9736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0229216" w:history="1">
        <w:r w:rsidRPr="005D6DC7">
          <w:rPr>
            <w:rStyle w:val="af4"/>
            <w:noProof/>
          </w:rPr>
          <w:t>2.3.7.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5D6DC7">
          <w:rPr>
            <w:rStyle w:val="af4"/>
            <w:rFonts w:hint="eastAsia"/>
            <w:noProof/>
          </w:rPr>
          <w:t>角色设置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_Toc460229216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1B5850" w:rsidRDefault="001B5850">
      <w:pPr>
        <w:pStyle w:val="30"/>
        <w:tabs>
          <w:tab w:val="left" w:pos="1680"/>
          <w:tab w:val="right" w:leader="dot" w:pos="9736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0229217" w:history="1">
        <w:r w:rsidRPr="005D6DC7">
          <w:rPr>
            <w:rStyle w:val="af4"/>
            <w:noProof/>
          </w:rPr>
          <w:t>2.3.8.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5D6DC7">
          <w:rPr>
            <w:rStyle w:val="af4"/>
            <w:rFonts w:hint="eastAsia"/>
            <w:noProof/>
          </w:rPr>
          <w:t>用户设置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_Toc460229217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1B5850" w:rsidRDefault="001B5850">
      <w:pPr>
        <w:pStyle w:val="30"/>
        <w:tabs>
          <w:tab w:val="left" w:pos="1680"/>
          <w:tab w:val="right" w:leader="dot" w:pos="9736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0229218" w:history="1">
        <w:r w:rsidRPr="005D6DC7">
          <w:rPr>
            <w:rStyle w:val="af4"/>
            <w:noProof/>
          </w:rPr>
          <w:t>2.3.9.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5D6DC7">
          <w:rPr>
            <w:rStyle w:val="af4"/>
            <w:rFonts w:hint="eastAsia"/>
            <w:noProof/>
          </w:rPr>
          <w:t>设备管理员设置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_Toc460229218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1B5850" w:rsidRDefault="001B5850">
      <w:pPr>
        <w:pStyle w:val="30"/>
        <w:tabs>
          <w:tab w:val="left" w:pos="1680"/>
          <w:tab w:val="right" w:leader="dot" w:pos="9736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0229219" w:history="1">
        <w:r w:rsidRPr="005D6DC7">
          <w:rPr>
            <w:rStyle w:val="af4"/>
            <w:noProof/>
          </w:rPr>
          <w:t>2.3.10.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5D6DC7">
          <w:rPr>
            <w:rStyle w:val="af4"/>
            <w:rFonts w:hint="eastAsia"/>
            <w:noProof/>
          </w:rPr>
          <w:t>座席登录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_Toc460229219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1B5850" w:rsidRDefault="001B5850">
      <w:pPr>
        <w:pStyle w:val="30"/>
        <w:tabs>
          <w:tab w:val="left" w:pos="1680"/>
          <w:tab w:val="right" w:leader="dot" w:pos="9736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0229220" w:history="1">
        <w:r w:rsidRPr="005D6DC7">
          <w:rPr>
            <w:rStyle w:val="af4"/>
            <w:noProof/>
          </w:rPr>
          <w:t>2.3.11.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5D6DC7">
          <w:rPr>
            <w:rStyle w:val="af4"/>
            <w:rFonts w:hint="eastAsia"/>
            <w:noProof/>
          </w:rPr>
          <w:t>座席状态切换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_Toc460229220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1B5850" w:rsidRDefault="001B5850">
      <w:pPr>
        <w:pStyle w:val="30"/>
        <w:tabs>
          <w:tab w:val="left" w:pos="1680"/>
          <w:tab w:val="right" w:leader="dot" w:pos="9736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0229221" w:history="1">
        <w:r w:rsidRPr="005D6DC7">
          <w:rPr>
            <w:rStyle w:val="af4"/>
            <w:noProof/>
          </w:rPr>
          <w:t>2.3.12.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5D6DC7">
          <w:rPr>
            <w:rStyle w:val="af4"/>
            <w:rFonts w:hint="eastAsia"/>
            <w:noProof/>
          </w:rPr>
          <w:t>座席状态查看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_Toc460229221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1B5850" w:rsidRDefault="001B5850" w:rsidP="00381344">
      <w:pPr>
        <w:pStyle w:val="30"/>
        <w:tabs>
          <w:tab w:val="left" w:pos="1680"/>
          <w:tab w:val="right" w:leader="dot" w:pos="9736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0229222" w:history="1">
        <w:r w:rsidRPr="005D6DC7">
          <w:rPr>
            <w:rStyle w:val="af4"/>
            <w:noProof/>
          </w:rPr>
          <w:t>2.3.13.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5D6DC7">
          <w:rPr>
            <w:rStyle w:val="af4"/>
            <w:rFonts w:hint="eastAsia"/>
            <w:noProof/>
          </w:rPr>
          <w:t>座席工作汇总查看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_Toc460229222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1B5850" w:rsidRDefault="001B5850" w:rsidP="00381344">
      <w:pPr>
        <w:pStyle w:val="30"/>
        <w:tabs>
          <w:tab w:val="left" w:pos="1680"/>
          <w:tab w:val="right" w:leader="dot" w:pos="9736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pPrChange w:id="45" w:author="User" w:date="2016-09-05T16:01:00Z">
          <w:pPr>
            <w:pStyle w:val="30"/>
            <w:tabs>
              <w:tab w:val="left" w:pos="1680"/>
              <w:tab w:val="right" w:leader="dot" w:pos="9736"/>
            </w:tabs>
            <w:ind w:left="800"/>
          </w:pPr>
        </w:pPrChange>
      </w:pPr>
      <w:r w:rsidRPr="005D6DC7">
        <w:rPr>
          <w:rStyle w:val="af4"/>
          <w:noProof/>
        </w:rPr>
        <w:fldChar w:fldCharType="begin"/>
      </w:r>
      <w:r w:rsidRPr="005D6DC7">
        <w:rPr>
          <w:rStyle w:val="af4"/>
          <w:noProof/>
        </w:rPr>
        <w:instrText xml:space="preserve"> </w:instrText>
      </w:r>
      <w:r>
        <w:rPr>
          <w:noProof/>
        </w:rPr>
        <w:instrText>HYPERLINK \l "_Toc460229223"</w:instrText>
      </w:r>
      <w:r w:rsidRPr="005D6DC7">
        <w:rPr>
          <w:rStyle w:val="af4"/>
          <w:noProof/>
        </w:rPr>
        <w:instrText xml:space="preserve"> </w:instrText>
      </w:r>
      <w:r w:rsidRPr="005D6DC7">
        <w:rPr>
          <w:rStyle w:val="af4"/>
          <w:noProof/>
        </w:rPr>
        <w:fldChar w:fldCharType="separate"/>
      </w:r>
      <w:r w:rsidRPr="005D6DC7">
        <w:rPr>
          <w:rStyle w:val="af4"/>
          <w:noProof/>
        </w:rPr>
        <w:t>2.3.14.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 w:rsidRPr="005D6DC7">
        <w:rPr>
          <w:rStyle w:val="af4"/>
          <w:rFonts w:hint="eastAsia"/>
          <w:noProof/>
        </w:rPr>
        <w:t>座席工作详细查看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_Toc460229223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79</w:t>
      </w:r>
      <w:r>
        <w:rPr>
          <w:noProof/>
          <w:webHidden/>
        </w:rPr>
        <w:fldChar w:fldCharType="end"/>
      </w:r>
      <w:r w:rsidRPr="005D6DC7">
        <w:rPr>
          <w:rStyle w:val="af4"/>
          <w:noProof/>
        </w:rPr>
        <w:fldChar w:fldCharType="end"/>
      </w:r>
    </w:p>
    <w:p w:rsidR="001B5850" w:rsidRDefault="001B5850" w:rsidP="00381344">
      <w:pPr>
        <w:pStyle w:val="30"/>
        <w:tabs>
          <w:tab w:val="left" w:pos="1680"/>
          <w:tab w:val="right" w:leader="dot" w:pos="9736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pPrChange w:id="46" w:author="User" w:date="2016-09-05T16:01:00Z">
          <w:pPr>
            <w:pStyle w:val="30"/>
            <w:tabs>
              <w:tab w:val="left" w:pos="1680"/>
              <w:tab w:val="right" w:leader="dot" w:pos="9736"/>
            </w:tabs>
            <w:ind w:left="800"/>
          </w:pPr>
        </w:pPrChange>
      </w:pPr>
      <w:r w:rsidRPr="005D6DC7">
        <w:rPr>
          <w:rStyle w:val="af4"/>
          <w:noProof/>
        </w:rPr>
        <w:fldChar w:fldCharType="begin"/>
      </w:r>
      <w:r w:rsidRPr="005D6DC7">
        <w:rPr>
          <w:rStyle w:val="af4"/>
          <w:noProof/>
        </w:rPr>
        <w:instrText xml:space="preserve"> </w:instrText>
      </w:r>
      <w:r>
        <w:rPr>
          <w:noProof/>
        </w:rPr>
        <w:instrText>HYPERLINK \l "_Toc460229224"</w:instrText>
      </w:r>
      <w:r w:rsidRPr="005D6DC7">
        <w:rPr>
          <w:rStyle w:val="af4"/>
          <w:noProof/>
        </w:rPr>
        <w:instrText xml:space="preserve"> </w:instrText>
      </w:r>
      <w:r w:rsidRPr="005D6DC7">
        <w:rPr>
          <w:rStyle w:val="af4"/>
          <w:noProof/>
        </w:rPr>
        <w:fldChar w:fldCharType="separate"/>
      </w:r>
      <w:r w:rsidRPr="005D6DC7">
        <w:rPr>
          <w:rStyle w:val="af4"/>
          <w:noProof/>
        </w:rPr>
        <w:t>2.3.15.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 w:rsidRPr="005D6DC7">
        <w:rPr>
          <w:rStyle w:val="af4"/>
          <w:rFonts w:hint="eastAsia"/>
          <w:noProof/>
        </w:rPr>
        <w:t>座席查询客户流水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_Toc460229224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79</w:t>
      </w:r>
      <w:r>
        <w:rPr>
          <w:noProof/>
          <w:webHidden/>
        </w:rPr>
        <w:fldChar w:fldCharType="end"/>
      </w:r>
      <w:r w:rsidRPr="005D6DC7">
        <w:rPr>
          <w:rStyle w:val="af4"/>
          <w:noProof/>
        </w:rPr>
        <w:fldChar w:fldCharType="end"/>
      </w:r>
    </w:p>
    <w:p w:rsidR="001B5850" w:rsidRDefault="001B5850" w:rsidP="00381344">
      <w:pPr>
        <w:pStyle w:val="20"/>
        <w:tabs>
          <w:tab w:val="left" w:pos="1260"/>
          <w:tab w:val="right" w:leader="dot" w:pos="9736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pPrChange w:id="47" w:author="User" w:date="2016-09-05T16:01:00Z">
          <w:pPr>
            <w:pStyle w:val="20"/>
            <w:tabs>
              <w:tab w:val="left" w:pos="1260"/>
              <w:tab w:val="right" w:leader="dot" w:pos="9736"/>
            </w:tabs>
            <w:ind w:left="400"/>
          </w:pPr>
        </w:pPrChange>
      </w:pPr>
      <w:r w:rsidRPr="005D6DC7">
        <w:rPr>
          <w:rStyle w:val="af4"/>
          <w:noProof/>
        </w:rPr>
        <w:fldChar w:fldCharType="begin"/>
      </w:r>
      <w:r w:rsidRPr="005D6DC7">
        <w:rPr>
          <w:rStyle w:val="af4"/>
          <w:noProof/>
        </w:rPr>
        <w:instrText xml:space="preserve"> </w:instrText>
      </w:r>
      <w:r>
        <w:rPr>
          <w:noProof/>
        </w:rPr>
        <w:instrText>HYPERLINK \l "_Toc460229225"</w:instrText>
      </w:r>
      <w:r w:rsidRPr="005D6DC7">
        <w:rPr>
          <w:rStyle w:val="af4"/>
          <w:noProof/>
        </w:rPr>
        <w:instrText xml:space="preserve"> </w:instrText>
      </w:r>
      <w:r w:rsidRPr="005D6DC7">
        <w:rPr>
          <w:rStyle w:val="af4"/>
          <w:noProof/>
        </w:rPr>
        <w:fldChar w:fldCharType="separate"/>
      </w:r>
      <w:r w:rsidRPr="005D6DC7">
        <w:rPr>
          <w:rStyle w:val="af4"/>
          <w:rFonts w:ascii="宋体" w:hAnsi="宋体" w:cs="宋体"/>
          <w:noProof/>
        </w:rPr>
        <w:t>2.4.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 w:rsidRPr="005D6DC7">
        <w:rPr>
          <w:rStyle w:val="af4"/>
          <w:rFonts w:hint="eastAsia"/>
          <w:noProof/>
        </w:rPr>
        <w:t>安全设计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_Toc460229225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80</w:t>
      </w:r>
      <w:r>
        <w:rPr>
          <w:noProof/>
          <w:webHidden/>
        </w:rPr>
        <w:fldChar w:fldCharType="end"/>
      </w:r>
      <w:r w:rsidRPr="005D6DC7">
        <w:rPr>
          <w:rStyle w:val="af4"/>
          <w:noProof/>
        </w:rPr>
        <w:fldChar w:fldCharType="end"/>
      </w:r>
    </w:p>
    <w:p w:rsidR="001B5850" w:rsidRDefault="001B5850" w:rsidP="00381344">
      <w:pPr>
        <w:pStyle w:val="30"/>
        <w:tabs>
          <w:tab w:val="left" w:pos="1680"/>
          <w:tab w:val="right" w:leader="dot" w:pos="9736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pPrChange w:id="48" w:author="User" w:date="2016-09-05T16:01:00Z">
          <w:pPr>
            <w:pStyle w:val="30"/>
            <w:tabs>
              <w:tab w:val="left" w:pos="1680"/>
              <w:tab w:val="right" w:leader="dot" w:pos="9736"/>
            </w:tabs>
            <w:ind w:left="800"/>
          </w:pPr>
        </w:pPrChange>
      </w:pPr>
      <w:r w:rsidRPr="005D6DC7">
        <w:rPr>
          <w:rStyle w:val="af4"/>
          <w:noProof/>
        </w:rPr>
        <w:fldChar w:fldCharType="begin"/>
      </w:r>
      <w:r w:rsidRPr="005D6DC7">
        <w:rPr>
          <w:rStyle w:val="af4"/>
          <w:noProof/>
        </w:rPr>
        <w:instrText xml:space="preserve"> </w:instrText>
      </w:r>
      <w:r>
        <w:rPr>
          <w:noProof/>
        </w:rPr>
        <w:instrText>HYPERLINK \l "_Toc460229226"</w:instrText>
      </w:r>
      <w:r w:rsidRPr="005D6DC7">
        <w:rPr>
          <w:rStyle w:val="af4"/>
          <w:noProof/>
        </w:rPr>
        <w:instrText xml:space="preserve"> </w:instrText>
      </w:r>
      <w:r w:rsidRPr="005D6DC7">
        <w:rPr>
          <w:rStyle w:val="af4"/>
          <w:noProof/>
        </w:rPr>
        <w:fldChar w:fldCharType="separate"/>
      </w:r>
      <w:r w:rsidRPr="005D6DC7">
        <w:rPr>
          <w:rStyle w:val="af4"/>
          <w:noProof/>
        </w:rPr>
        <w:t>2.4.1.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 w:rsidRPr="005D6DC7">
        <w:rPr>
          <w:rStyle w:val="af4"/>
          <w:rFonts w:hint="eastAsia"/>
          <w:noProof/>
        </w:rPr>
        <w:t>安全设计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_Toc460229226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80</w:t>
      </w:r>
      <w:r>
        <w:rPr>
          <w:noProof/>
          <w:webHidden/>
        </w:rPr>
        <w:fldChar w:fldCharType="end"/>
      </w:r>
      <w:r w:rsidRPr="005D6DC7">
        <w:rPr>
          <w:rStyle w:val="af4"/>
          <w:noProof/>
        </w:rPr>
        <w:fldChar w:fldCharType="end"/>
      </w:r>
    </w:p>
    <w:p w:rsidR="00DF03C3" w:rsidRDefault="005A124C">
      <w:pPr>
        <w:pStyle w:val="afb"/>
        <w:rPr>
          <w:rFonts w:eastAsia="楷体_GB2312"/>
          <w:b/>
          <w:bCs/>
        </w:rPr>
      </w:pPr>
      <w:r>
        <w:rPr>
          <w:rFonts w:ascii="Book Antiqua" w:eastAsia="楷体_GB2312" w:hAnsi="Book Antiqua"/>
          <w:bCs/>
        </w:rPr>
        <w:fldChar w:fldCharType="end"/>
      </w:r>
    </w:p>
    <w:p w:rsidR="00DF03C3" w:rsidRDefault="00726D52">
      <w:pPr>
        <w:pStyle w:val="1H1PIM1h1h11heading1TOC1stlevelSectionHea0"/>
        <w:numPr>
          <w:ilvl w:val="0"/>
          <w:numId w:val="2"/>
        </w:numPr>
        <w:tabs>
          <w:tab w:val="left" w:pos="3600"/>
        </w:tabs>
      </w:pPr>
      <w:bookmarkStart w:id="49" w:name="_Toc131332405"/>
      <w:bookmarkStart w:id="50" w:name="_Toc128390209"/>
      <w:bookmarkStart w:id="51" w:name="_Toc91925763"/>
      <w:bookmarkStart w:id="52" w:name="_Toc121565953"/>
      <w:bookmarkStart w:id="53" w:name="_Toc460229173"/>
      <w:r>
        <w:rPr>
          <w:rFonts w:hint="eastAsia"/>
        </w:rPr>
        <w:lastRenderedPageBreak/>
        <w:t>概述</w:t>
      </w:r>
      <w:bookmarkEnd w:id="49"/>
      <w:bookmarkEnd w:id="50"/>
      <w:bookmarkEnd w:id="51"/>
      <w:bookmarkEnd w:id="52"/>
      <w:bookmarkEnd w:id="53"/>
    </w:p>
    <w:p w:rsidR="00DF03C3" w:rsidRDefault="00726D52">
      <w:pPr>
        <w:pStyle w:val="2"/>
      </w:pPr>
      <w:bookmarkStart w:id="54" w:name="_Toc91925764"/>
      <w:bookmarkStart w:id="55" w:name="_Toc121565954"/>
      <w:bookmarkStart w:id="56" w:name="_Toc128390210"/>
      <w:bookmarkStart w:id="57" w:name="_Toc131332406"/>
      <w:bookmarkStart w:id="58" w:name="_Toc460229174"/>
      <w:r>
        <w:rPr>
          <w:rFonts w:hint="eastAsia"/>
        </w:rPr>
        <w:t>目的</w:t>
      </w:r>
      <w:bookmarkEnd w:id="54"/>
      <w:bookmarkEnd w:id="55"/>
      <w:bookmarkEnd w:id="56"/>
      <w:bookmarkEnd w:id="57"/>
      <w:bookmarkEnd w:id="58"/>
    </w:p>
    <w:p w:rsidR="008C63BB" w:rsidRPr="008C63BB" w:rsidRDefault="008C63BB" w:rsidP="008C63BB">
      <w:pPr>
        <w:pStyle w:val="afd"/>
        <w:ind w:firstLine="420"/>
      </w:pPr>
      <w:r w:rsidRPr="008C63BB">
        <w:rPr>
          <w:rFonts w:hint="eastAsia"/>
        </w:rPr>
        <w:t>本文档的写作目的用于指导项目组完成</w:t>
      </w:r>
      <w:r w:rsidRPr="008C63BB">
        <w:rPr>
          <w:rFonts w:hint="eastAsia"/>
        </w:rPr>
        <w:t>V</w:t>
      </w:r>
      <w:r w:rsidRPr="008C63BB">
        <w:t>TM</w:t>
      </w:r>
      <w:r w:rsidRPr="008C63BB">
        <w:rPr>
          <w:rFonts w:hint="eastAsia"/>
        </w:rPr>
        <w:t>柜员机的开发。本文档阅读范围适合于项目管理人员，开发人员，测试人员，维护人员，系统管理人员。</w:t>
      </w:r>
    </w:p>
    <w:p w:rsidR="00DF03C3" w:rsidRDefault="00726D52">
      <w:pPr>
        <w:pStyle w:val="2"/>
      </w:pPr>
      <w:bookmarkStart w:id="59" w:name="_Toc131332407"/>
      <w:bookmarkStart w:id="60" w:name="_Toc91925765"/>
      <w:bookmarkStart w:id="61" w:name="_Toc121565955"/>
      <w:bookmarkStart w:id="62" w:name="_Toc128390211"/>
      <w:bookmarkStart w:id="63" w:name="_Toc460229175"/>
      <w:r>
        <w:rPr>
          <w:rFonts w:hint="eastAsia"/>
        </w:rPr>
        <w:t>适用范围</w:t>
      </w:r>
      <w:bookmarkEnd w:id="59"/>
      <w:bookmarkEnd w:id="60"/>
      <w:bookmarkEnd w:id="61"/>
      <w:bookmarkEnd w:id="62"/>
      <w:bookmarkEnd w:id="63"/>
    </w:p>
    <w:p w:rsidR="00DF03C3" w:rsidRDefault="00726D52">
      <w:pPr>
        <w:pStyle w:val="afd"/>
        <w:ind w:firstLine="420"/>
      </w:pPr>
      <w:r>
        <w:rPr>
          <w:rFonts w:hint="eastAsia"/>
        </w:rPr>
        <w:t>本文档适用于盛京直销银行需求审核与设计开发工作。</w:t>
      </w:r>
    </w:p>
    <w:p w:rsidR="00DF03C3" w:rsidRDefault="00726D52">
      <w:pPr>
        <w:pStyle w:val="2"/>
      </w:pPr>
      <w:bookmarkStart w:id="64" w:name="_Toc131332408"/>
      <w:bookmarkStart w:id="65" w:name="_Toc91925766"/>
      <w:bookmarkStart w:id="66" w:name="_Toc121565956"/>
      <w:bookmarkStart w:id="67" w:name="_Toc128390212"/>
      <w:bookmarkStart w:id="68" w:name="_Toc460229176"/>
      <w:r>
        <w:rPr>
          <w:rFonts w:hint="eastAsia"/>
        </w:rPr>
        <w:t>术语与简写</w:t>
      </w:r>
      <w:bookmarkEnd w:id="64"/>
      <w:bookmarkEnd w:id="65"/>
      <w:bookmarkEnd w:id="66"/>
      <w:bookmarkEnd w:id="67"/>
      <w:bookmarkEnd w:id="68"/>
    </w:p>
    <w:p w:rsidR="00DF03C3" w:rsidRDefault="00726D52">
      <w:pPr>
        <w:pStyle w:val="afd"/>
        <w:ind w:firstLine="420"/>
      </w:pPr>
      <w:r>
        <w:rPr>
          <w:rFonts w:hint="eastAsia"/>
        </w:rPr>
        <w:t>M-</w:t>
      </w:r>
      <w:r>
        <w:rPr>
          <w:rFonts w:hint="eastAsia"/>
        </w:rPr>
        <w:t>必输项；</w:t>
      </w:r>
    </w:p>
    <w:p w:rsidR="00DF03C3" w:rsidRDefault="00726D52">
      <w:pPr>
        <w:pStyle w:val="afd"/>
        <w:ind w:firstLine="420"/>
      </w:pPr>
      <w:r>
        <w:rPr>
          <w:rFonts w:hint="eastAsia"/>
        </w:rPr>
        <w:t>N-</w:t>
      </w:r>
      <w:proofErr w:type="gramStart"/>
      <w:r>
        <w:rPr>
          <w:rFonts w:hint="eastAsia"/>
        </w:rPr>
        <w:t>选输项</w:t>
      </w:r>
      <w:proofErr w:type="gramEnd"/>
      <w:r>
        <w:rPr>
          <w:rFonts w:hint="eastAsia"/>
        </w:rPr>
        <w:t>；</w:t>
      </w:r>
    </w:p>
    <w:p w:rsidR="00DF03C3" w:rsidRDefault="00726D52">
      <w:pPr>
        <w:pStyle w:val="2"/>
      </w:pPr>
      <w:bookmarkStart w:id="69" w:name="_Toc460229177"/>
      <w:r>
        <w:rPr>
          <w:rFonts w:hint="eastAsia"/>
        </w:rPr>
        <w:t>系统运行环境</w:t>
      </w:r>
      <w:bookmarkEnd w:id="69"/>
    </w:p>
    <w:p w:rsidR="00DF03C3" w:rsidRDefault="00726D52">
      <w:pPr>
        <w:pStyle w:val="2"/>
      </w:pPr>
      <w:bookmarkStart w:id="70" w:name="_Toc460229178"/>
      <w:r>
        <w:rPr>
          <w:rFonts w:hint="eastAsia"/>
        </w:rPr>
        <w:t>功能目录（已成功开户的账户可操作功能）</w:t>
      </w:r>
      <w:bookmarkEnd w:id="70"/>
    </w:p>
    <w:tbl>
      <w:tblPr>
        <w:tblW w:w="9962" w:type="dxa"/>
        <w:tblLayout w:type="fixed"/>
        <w:tblLook w:val="04A0" w:firstRow="1" w:lastRow="0" w:firstColumn="1" w:lastColumn="0" w:noHBand="0" w:noVBand="1"/>
      </w:tblPr>
      <w:tblGrid>
        <w:gridCol w:w="552"/>
        <w:gridCol w:w="958"/>
        <w:gridCol w:w="2000"/>
        <w:gridCol w:w="1702"/>
        <w:gridCol w:w="3688"/>
        <w:gridCol w:w="1062"/>
      </w:tblGrid>
      <w:tr w:rsidR="00DF03C3">
        <w:trPr>
          <w:trHeight w:val="634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4F81BD"/>
            <w:vAlign w:val="center"/>
          </w:tcPr>
          <w:p w:rsidR="00DF03C3" w:rsidRDefault="00726D52">
            <w:pPr>
              <w:spacing w:after="0"/>
              <w:jc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ascii="宋体" w:hAnsi="宋体" w:cs="宋体" w:hint="eastAsia"/>
                <w:sz w:val="22"/>
                <w:szCs w:val="22"/>
              </w:rPr>
              <w:t>序</w:t>
            </w:r>
            <w:r>
              <w:rPr>
                <w:rFonts w:ascii="宋体" w:hAnsi="宋体" w:cs="宋体" w:hint="eastAsia"/>
                <w:sz w:val="22"/>
                <w:szCs w:val="22"/>
              </w:rPr>
              <w:br/>
              <w:t>号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4F81BD"/>
            <w:vAlign w:val="center"/>
          </w:tcPr>
          <w:p w:rsidR="00DF03C3" w:rsidRDefault="00726D52">
            <w:pPr>
              <w:spacing w:after="0"/>
              <w:jc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ascii="宋体" w:hAnsi="宋体" w:cs="宋体" w:hint="eastAsia"/>
                <w:sz w:val="22"/>
                <w:szCs w:val="22"/>
              </w:rPr>
              <w:t>一级功能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4F81BD"/>
            <w:vAlign w:val="center"/>
          </w:tcPr>
          <w:p w:rsidR="00DF03C3" w:rsidRDefault="00726D52">
            <w:pPr>
              <w:spacing w:after="0"/>
              <w:jc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ascii="宋体" w:hAnsi="宋体" w:cs="宋体" w:hint="eastAsia"/>
                <w:sz w:val="22"/>
                <w:szCs w:val="22"/>
              </w:rPr>
              <w:t>二级功能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4F81BD"/>
            <w:vAlign w:val="center"/>
          </w:tcPr>
          <w:p w:rsidR="00DF03C3" w:rsidRDefault="00726D52">
            <w:pPr>
              <w:spacing w:after="0"/>
              <w:jc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ascii="宋体" w:hAnsi="宋体" w:cs="宋体" w:hint="eastAsia"/>
                <w:sz w:val="22"/>
                <w:szCs w:val="22"/>
              </w:rPr>
              <w:t>三级功能</w:t>
            </w:r>
          </w:p>
        </w:tc>
        <w:tc>
          <w:tcPr>
            <w:tcW w:w="3688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4F81BD"/>
            <w:vAlign w:val="center"/>
          </w:tcPr>
          <w:p w:rsidR="00DF03C3" w:rsidRDefault="00726D52">
            <w:pPr>
              <w:spacing w:after="0"/>
              <w:jc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ascii="宋体" w:hAnsi="宋体" w:cs="宋体" w:hint="eastAsia"/>
                <w:sz w:val="22"/>
                <w:szCs w:val="22"/>
              </w:rPr>
              <w:t>四级功能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</w:tcPr>
          <w:p w:rsidR="00DF03C3" w:rsidRDefault="00726D52">
            <w:pPr>
              <w:spacing w:after="0"/>
              <w:jc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ascii="宋体" w:hAnsi="宋体" w:cs="宋体" w:hint="eastAsia"/>
                <w:sz w:val="22"/>
                <w:szCs w:val="22"/>
              </w:rPr>
              <w:t>是否</w:t>
            </w:r>
          </w:p>
          <w:p w:rsidR="00DF03C3" w:rsidRDefault="00726D52">
            <w:pPr>
              <w:spacing w:after="0"/>
              <w:jc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ascii="宋体" w:hAnsi="宋体" w:cs="宋体" w:hint="eastAsia"/>
                <w:sz w:val="22"/>
                <w:szCs w:val="22"/>
              </w:rPr>
              <w:t>可执行</w:t>
            </w:r>
          </w:p>
        </w:tc>
      </w:tr>
      <w:tr w:rsidR="00DF03C3">
        <w:trPr>
          <w:trHeight w:val="270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03C3" w:rsidRDefault="00DF03C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F03C3" w:rsidRDefault="00DF03C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F03C3" w:rsidRDefault="00DF03C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F03C3" w:rsidRDefault="00DF03C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F03C3" w:rsidRDefault="00DF03C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F03C3" w:rsidRDefault="00DF03C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DF03C3">
        <w:trPr>
          <w:trHeight w:val="270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03C3" w:rsidRDefault="00DF03C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9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03C3" w:rsidRDefault="00DF03C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0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03C3" w:rsidRDefault="00DF03C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F03C3" w:rsidRDefault="00DF03C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F03C3" w:rsidRDefault="00DF03C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DF03C3" w:rsidRDefault="00DF03C3"/>
        </w:tc>
      </w:tr>
      <w:tr w:rsidR="00DF03C3">
        <w:trPr>
          <w:trHeight w:val="270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03C3" w:rsidRDefault="00DF03C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03C3" w:rsidRDefault="00DF03C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0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03C3" w:rsidRDefault="00DF03C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F03C3" w:rsidRDefault="00DF03C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F03C3" w:rsidRDefault="00DF03C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DF03C3" w:rsidRDefault="00DF03C3"/>
        </w:tc>
      </w:tr>
      <w:tr w:rsidR="00DF03C3">
        <w:trPr>
          <w:trHeight w:val="270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03C3" w:rsidRDefault="00DF03C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03C3" w:rsidRDefault="00DF03C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0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03C3" w:rsidRDefault="00DF03C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F03C3" w:rsidRDefault="00DF03C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F03C3" w:rsidRDefault="00DF03C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DF03C3" w:rsidRDefault="00DF03C3"/>
        </w:tc>
      </w:tr>
      <w:tr w:rsidR="00DF03C3">
        <w:trPr>
          <w:trHeight w:val="270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03C3" w:rsidRDefault="00DF03C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03C3" w:rsidRDefault="00DF03C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0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03C3" w:rsidRDefault="00DF03C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03C3" w:rsidRDefault="00DF03C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03C3" w:rsidRDefault="00DF03C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DF03C3" w:rsidRDefault="00DF03C3"/>
        </w:tc>
      </w:tr>
      <w:tr w:rsidR="00DF03C3">
        <w:trPr>
          <w:trHeight w:val="270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03C3" w:rsidRDefault="00DF03C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03C3" w:rsidRDefault="00DF03C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0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DF03C3" w:rsidRDefault="00DF03C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F03C3" w:rsidRDefault="00DF03C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F03C3" w:rsidRDefault="00DF03C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DF03C3" w:rsidRDefault="00DF03C3"/>
        </w:tc>
      </w:tr>
      <w:tr w:rsidR="00DF03C3">
        <w:trPr>
          <w:trHeight w:val="270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03C3" w:rsidRDefault="00DF03C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03C3" w:rsidRDefault="00DF03C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0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DF03C3" w:rsidRDefault="00DF03C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F03C3" w:rsidRDefault="00DF03C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F03C3" w:rsidRDefault="00DF03C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DF03C3" w:rsidRDefault="00DF03C3"/>
        </w:tc>
      </w:tr>
      <w:tr w:rsidR="00DF03C3">
        <w:trPr>
          <w:trHeight w:val="270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03C3" w:rsidRDefault="00DF03C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03C3" w:rsidRDefault="00DF03C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F03C3" w:rsidRDefault="00DF03C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F03C3" w:rsidRDefault="00DF03C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F03C3" w:rsidRDefault="00DF03C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DF03C3" w:rsidRDefault="00DF03C3"/>
        </w:tc>
      </w:tr>
      <w:tr w:rsidR="00DF03C3">
        <w:trPr>
          <w:trHeight w:val="270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03C3" w:rsidRDefault="00DF03C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03C3" w:rsidRDefault="00DF03C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F03C3" w:rsidRDefault="00DF03C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F03C3" w:rsidRDefault="00DF03C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F03C3" w:rsidRDefault="00DF03C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DF03C3" w:rsidRDefault="00DF03C3"/>
        </w:tc>
      </w:tr>
    </w:tbl>
    <w:p w:rsidR="00DF03C3" w:rsidRDefault="00726D52">
      <w:pPr>
        <w:pStyle w:val="2"/>
      </w:pPr>
      <w:bookmarkStart w:id="71" w:name="_Toc460229179"/>
      <w:r>
        <w:rPr>
          <w:rFonts w:hint="eastAsia"/>
        </w:rPr>
        <w:lastRenderedPageBreak/>
        <w:t>公共规则</w:t>
      </w:r>
      <w:bookmarkEnd w:id="71"/>
    </w:p>
    <w:p w:rsidR="00DF03C3" w:rsidRDefault="00726D52">
      <w:pPr>
        <w:numPr>
          <w:ilvl w:val="0"/>
          <w:numId w:val="3"/>
        </w:numPr>
        <w:tabs>
          <w:tab w:val="left" w:pos="425"/>
        </w:tabs>
        <w:rPr>
          <w:szCs w:val="21"/>
        </w:rPr>
      </w:pPr>
      <w:r>
        <w:rPr>
          <w:rFonts w:hint="eastAsia"/>
          <w:szCs w:val="21"/>
        </w:rPr>
        <w:t>会话失效时长：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分钟；</w:t>
      </w:r>
    </w:p>
    <w:p w:rsidR="00DF03C3" w:rsidRDefault="00726D52">
      <w:pPr>
        <w:numPr>
          <w:ilvl w:val="0"/>
          <w:numId w:val="3"/>
        </w:numPr>
        <w:tabs>
          <w:tab w:val="left" w:pos="425"/>
        </w:tabs>
        <w:rPr>
          <w:szCs w:val="21"/>
        </w:rPr>
      </w:pPr>
      <w:r>
        <w:rPr>
          <w:rFonts w:hint="eastAsia"/>
          <w:szCs w:val="21"/>
        </w:rPr>
        <w:t>超时</w:t>
      </w:r>
      <w:proofErr w:type="gramStart"/>
      <w:r>
        <w:rPr>
          <w:rFonts w:hint="eastAsia"/>
          <w:szCs w:val="21"/>
        </w:rPr>
        <w:t>时</w:t>
      </w:r>
      <w:proofErr w:type="gramEnd"/>
      <w:r>
        <w:rPr>
          <w:rFonts w:hint="eastAsia"/>
          <w:szCs w:val="21"/>
        </w:rPr>
        <w:t>长：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分钟；</w:t>
      </w:r>
    </w:p>
    <w:p w:rsidR="00DF03C3" w:rsidRDefault="00726D52">
      <w:pPr>
        <w:numPr>
          <w:ilvl w:val="0"/>
          <w:numId w:val="3"/>
        </w:numPr>
        <w:tabs>
          <w:tab w:val="left" w:pos="425"/>
        </w:tabs>
        <w:rPr>
          <w:szCs w:val="21"/>
        </w:rPr>
      </w:pPr>
      <w:r>
        <w:rPr>
          <w:szCs w:val="21"/>
        </w:rPr>
        <w:t>短信验证码失效时长：</w:t>
      </w:r>
      <w:r>
        <w:rPr>
          <w:rFonts w:hint="eastAsia"/>
          <w:szCs w:val="21"/>
        </w:rPr>
        <w:t>3</w:t>
      </w:r>
      <w:r>
        <w:rPr>
          <w:szCs w:val="21"/>
        </w:rPr>
        <w:t>分钟；显示倒计时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分钟；</w:t>
      </w:r>
    </w:p>
    <w:p w:rsidR="00DF03C3" w:rsidRDefault="00726D52">
      <w:pPr>
        <w:numPr>
          <w:ilvl w:val="0"/>
          <w:numId w:val="3"/>
        </w:numPr>
        <w:tabs>
          <w:tab w:val="left" w:pos="425"/>
        </w:tabs>
        <w:rPr>
          <w:szCs w:val="21"/>
        </w:rPr>
      </w:pPr>
      <w:proofErr w:type="gramStart"/>
      <w:r>
        <w:rPr>
          <w:rFonts w:hint="eastAsia"/>
          <w:szCs w:val="21"/>
        </w:rPr>
        <w:t>身份证号只显示</w:t>
      </w:r>
      <w:proofErr w:type="gramEnd"/>
      <w:r>
        <w:rPr>
          <w:rFonts w:hint="eastAsia"/>
          <w:szCs w:val="21"/>
        </w:rPr>
        <w:t>前六位及后四位，中间用</w:t>
      </w:r>
      <w:r>
        <w:rPr>
          <w:rFonts w:hint="eastAsia"/>
          <w:szCs w:val="21"/>
        </w:rPr>
        <w:t>*</w:t>
      </w:r>
      <w:r>
        <w:rPr>
          <w:rFonts w:hint="eastAsia"/>
          <w:szCs w:val="21"/>
        </w:rPr>
        <w:t>代替；</w:t>
      </w:r>
    </w:p>
    <w:p w:rsidR="00FB6543" w:rsidRDefault="00FB6543">
      <w:pPr>
        <w:numPr>
          <w:ilvl w:val="0"/>
          <w:numId w:val="3"/>
        </w:numPr>
        <w:tabs>
          <w:tab w:val="left" w:pos="425"/>
        </w:tabs>
        <w:rPr>
          <w:szCs w:val="21"/>
        </w:rPr>
      </w:pPr>
      <w:r>
        <w:rPr>
          <w:rFonts w:hint="eastAsia"/>
          <w:szCs w:val="21"/>
        </w:rPr>
        <w:t>原则上所有业务都要求本人操作</w:t>
      </w:r>
      <w:r w:rsidR="004A2317">
        <w:rPr>
          <w:rFonts w:hint="eastAsia"/>
          <w:szCs w:val="21"/>
        </w:rPr>
        <w:t>，刷身份证</w:t>
      </w:r>
    </w:p>
    <w:p w:rsidR="00FB6543" w:rsidRDefault="00FB6543">
      <w:pPr>
        <w:numPr>
          <w:ilvl w:val="0"/>
          <w:numId w:val="3"/>
        </w:numPr>
        <w:tabs>
          <w:tab w:val="left" w:pos="425"/>
        </w:tabs>
        <w:rPr>
          <w:szCs w:val="21"/>
        </w:rPr>
      </w:pPr>
      <w:r>
        <w:rPr>
          <w:rFonts w:hint="eastAsia"/>
          <w:szCs w:val="21"/>
        </w:rPr>
        <w:t>原则上所有业务都需要客户本人</w:t>
      </w:r>
      <w:r w:rsidR="007E0AD8">
        <w:rPr>
          <w:rFonts w:hint="eastAsia"/>
          <w:szCs w:val="21"/>
        </w:rPr>
        <w:t>屏幕签字</w:t>
      </w:r>
    </w:p>
    <w:p w:rsidR="00FB6543" w:rsidRDefault="00643671">
      <w:pPr>
        <w:numPr>
          <w:ilvl w:val="0"/>
          <w:numId w:val="3"/>
        </w:numPr>
        <w:tabs>
          <w:tab w:val="left" w:pos="425"/>
        </w:tabs>
        <w:rPr>
          <w:szCs w:val="21"/>
        </w:rPr>
      </w:pPr>
      <w:r>
        <w:rPr>
          <w:rFonts w:hint="eastAsia"/>
          <w:szCs w:val="21"/>
        </w:rPr>
        <w:t>原则上所有业务都需要客户本人指纹验证</w:t>
      </w:r>
    </w:p>
    <w:p w:rsidR="00926434" w:rsidRDefault="00926434">
      <w:pPr>
        <w:numPr>
          <w:ilvl w:val="0"/>
          <w:numId w:val="3"/>
        </w:numPr>
        <w:tabs>
          <w:tab w:val="left" w:pos="425"/>
        </w:tabs>
        <w:rPr>
          <w:szCs w:val="21"/>
        </w:rPr>
      </w:pPr>
      <w:r>
        <w:rPr>
          <w:rFonts w:hint="eastAsia"/>
          <w:szCs w:val="21"/>
        </w:rPr>
        <w:t>本系统所有卡业务只针对借记卡。</w:t>
      </w:r>
    </w:p>
    <w:p w:rsidR="006B3333" w:rsidRDefault="006B3333">
      <w:pPr>
        <w:numPr>
          <w:ilvl w:val="0"/>
          <w:numId w:val="3"/>
        </w:numPr>
        <w:tabs>
          <w:tab w:val="left" w:pos="425"/>
        </w:tabs>
        <w:rPr>
          <w:szCs w:val="21"/>
        </w:rPr>
      </w:pPr>
      <w:r>
        <w:rPr>
          <w:rFonts w:hint="eastAsia"/>
          <w:szCs w:val="21"/>
        </w:rPr>
        <w:t>临时身份证不能办理业务。</w:t>
      </w:r>
    </w:p>
    <w:p w:rsidR="006B3333" w:rsidRDefault="006B3333">
      <w:pPr>
        <w:numPr>
          <w:ilvl w:val="0"/>
          <w:numId w:val="3"/>
        </w:numPr>
        <w:tabs>
          <w:tab w:val="left" w:pos="425"/>
        </w:tabs>
        <w:rPr>
          <w:szCs w:val="21"/>
        </w:rPr>
      </w:pPr>
      <w:r>
        <w:rPr>
          <w:rFonts w:hint="eastAsia"/>
          <w:szCs w:val="21"/>
        </w:rPr>
        <w:t>首页支持客户刷身份证直接连接客服的功能</w:t>
      </w:r>
    </w:p>
    <w:p w:rsidR="006B3333" w:rsidRDefault="004367FE">
      <w:pPr>
        <w:numPr>
          <w:ilvl w:val="0"/>
          <w:numId w:val="3"/>
        </w:numPr>
        <w:tabs>
          <w:tab w:val="left" w:pos="425"/>
        </w:tabs>
        <w:rPr>
          <w:szCs w:val="21"/>
        </w:rPr>
      </w:pPr>
      <w:r w:rsidRPr="004367FE">
        <w:rPr>
          <w:rFonts w:hint="eastAsia"/>
          <w:szCs w:val="21"/>
        </w:rPr>
        <w:t>协议条款内容，需要在管理</w:t>
      </w:r>
      <w:proofErr w:type="gramStart"/>
      <w:r w:rsidRPr="004367FE">
        <w:rPr>
          <w:rFonts w:hint="eastAsia"/>
          <w:szCs w:val="21"/>
        </w:rPr>
        <w:t>端增加</w:t>
      </w:r>
      <w:proofErr w:type="gramEnd"/>
      <w:r w:rsidRPr="004367FE">
        <w:rPr>
          <w:rFonts w:hint="eastAsia"/>
          <w:szCs w:val="21"/>
        </w:rPr>
        <w:t>上传功能，由</w:t>
      </w:r>
      <w:r w:rsidRPr="004367FE">
        <w:rPr>
          <w:rFonts w:hint="eastAsia"/>
          <w:szCs w:val="21"/>
        </w:rPr>
        <w:t>VTM</w:t>
      </w:r>
      <w:r w:rsidRPr="004367FE">
        <w:rPr>
          <w:rFonts w:hint="eastAsia"/>
          <w:szCs w:val="21"/>
        </w:rPr>
        <w:t>展示层获取显示</w:t>
      </w:r>
      <w:r>
        <w:rPr>
          <w:rFonts w:hint="eastAsia"/>
          <w:szCs w:val="21"/>
        </w:rPr>
        <w:t>。</w:t>
      </w:r>
    </w:p>
    <w:p w:rsidR="004367FE" w:rsidRDefault="008B7187">
      <w:pPr>
        <w:numPr>
          <w:ilvl w:val="0"/>
          <w:numId w:val="3"/>
        </w:numPr>
        <w:tabs>
          <w:tab w:val="left" w:pos="425"/>
        </w:tabs>
        <w:rPr>
          <w:szCs w:val="21"/>
        </w:rPr>
      </w:pPr>
      <w:r w:rsidRPr="008B7187">
        <w:rPr>
          <w:rFonts w:hint="eastAsia"/>
          <w:szCs w:val="21"/>
        </w:rPr>
        <w:t>限额不让客户设置，在管理</w:t>
      </w:r>
      <w:proofErr w:type="gramStart"/>
      <w:r w:rsidRPr="008B7187">
        <w:rPr>
          <w:rFonts w:hint="eastAsia"/>
          <w:szCs w:val="21"/>
        </w:rPr>
        <w:t>端增加</w:t>
      </w:r>
      <w:proofErr w:type="gramEnd"/>
      <w:r w:rsidRPr="008B7187">
        <w:rPr>
          <w:rFonts w:hint="eastAsia"/>
          <w:szCs w:val="21"/>
        </w:rPr>
        <w:t>限额配置功能，</w:t>
      </w:r>
      <w:r w:rsidRPr="008B7187">
        <w:rPr>
          <w:rFonts w:hint="eastAsia"/>
          <w:szCs w:val="21"/>
        </w:rPr>
        <w:t>VTM</w:t>
      </w:r>
      <w:r w:rsidRPr="008B7187">
        <w:rPr>
          <w:rFonts w:hint="eastAsia"/>
          <w:szCs w:val="21"/>
        </w:rPr>
        <w:t>展示层从后台查询获取限额。</w:t>
      </w:r>
    </w:p>
    <w:p w:rsidR="00423B5F" w:rsidRDefault="0042207F">
      <w:pPr>
        <w:numPr>
          <w:ilvl w:val="0"/>
          <w:numId w:val="3"/>
        </w:numPr>
        <w:tabs>
          <w:tab w:val="left" w:pos="425"/>
        </w:tabs>
        <w:rPr>
          <w:szCs w:val="21"/>
        </w:rPr>
      </w:pPr>
      <w:r w:rsidRPr="0042207F">
        <w:rPr>
          <w:rFonts w:hint="eastAsia"/>
          <w:szCs w:val="21"/>
        </w:rPr>
        <w:t>客服</w:t>
      </w:r>
      <w:proofErr w:type="gramStart"/>
      <w:r w:rsidRPr="0042207F">
        <w:rPr>
          <w:rFonts w:hint="eastAsia"/>
          <w:szCs w:val="21"/>
        </w:rPr>
        <w:t>坐席端要增加</w:t>
      </w:r>
      <w:proofErr w:type="gramEnd"/>
      <w:r w:rsidRPr="0042207F">
        <w:rPr>
          <w:rFonts w:hint="eastAsia"/>
          <w:szCs w:val="21"/>
        </w:rPr>
        <w:t>查询客户已办理业务查询，可查询到办理内容、在哪个设备办理、关键信息等。应对客户丢失凭条，需要通过任意一台</w:t>
      </w:r>
      <w:r w:rsidRPr="0042207F">
        <w:rPr>
          <w:rFonts w:hint="eastAsia"/>
          <w:szCs w:val="21"/>
        </w:rPr>
        <w:t>VTM</w:t>
      </w:r>
      <w:r w:rsidRPr="0042207F">
        <w:rPr>
          <w:rFonts w:hint="eastAsia"/>
          <w:szCs w:val="21"/>
        </w:rPr>
        <w:t>查询办理的情况。</w:t>
      </w:r>
    </w:p>
    <w:p w:rsidR="006104DC" w:rsidRDefault="006104DC">
      <w:pPr>
        <w:numPr>
          <w:ilvl w:val="0"/>
          <w:numId w:val="3"/>
        </w:numPr>
        <w:tabs>
          <w:tab w:val="left" w:pos="425"/>
        </w:tabs>
        <w:rPr>
          <w:szCs w:val="21"/>
        </w:rPr>
      </w:pPr>
      <w:r w:rsidRPr="006104DC">
        <w:rPr>
          <w:rFonts w:hint="eastAsia"/>
          <w:szCs w:val="21"/>
        </w:rPr>
        <w:t>界面元素借鉴柜面系统，柜面系统上打星号的，让客户必输，其他的可选输，</w:t>
      </w:r>
      <w:proofErr w:type="gramStart"/>
      <w:r w:rsidRPr="006104DC">
        <w:rPr>
          <w:rFonts w:hint="eastAsia"/>
          <w:szCs w:val="21"/>
        </w:rPr>
        <w:t>像是否</w:t>
      </w:r>
      <w:proofErr w:type="gramEnd"/>
      <w:r w:rsidRPr="006104DC">
        <w:rPr>
          <w:rFonts w:hint="eastAsia"/>
          <w:szCs w:val="21"/>
        </w:rPr>
        <w:t>员工标识类的，直接隐藏。</w:t>
      </w:r>
    </w:p>
    <w:p w:rsidR="00D644A7" w:rsidRDefault="00D644A7">
      <w:pPr>
        <w:numPr>
          <w:ilvl w:val="0"/>
          <w:numId w:val="3"/>
        </w:numPr>
        <w:tabs>
          <w:tab w:val="left" w:pos="425"/>
        </w:tabs>
        <w:rPr>
          <w:szCs w:val="21"/>
        </w:rPr>
      </w:pPr>
      <w:r>
        <w:rPr>
          <w:rFonts w:hint="eastAsia"/>
          <w:szCs w:val="21"/>
        </w:rPr>
        <w:t>VTM</w:t>
      </w:r>
      <w:r>
        <w:rPr>
          <w:rFonts w:hint="eastAsia"/>
          <w:szCs w:val="21"/>
        </w:rPr>
        <w:t>不考虑客户级别。</w:t>
      </w:r>
    </w:p>
    <w:p w:rsidR="00704F54" w:rsidRDefault="00704F54">
      <w:pPr>
        <w:numPr>
          <w:ilvl w:val="0"/>
          <w:numId w:val="3"/>
        </w:numPr>
        <w:tabs>
          <w:tab w:val="left" w:pos="425"/>
        </w:tabs>
        <w:rPr>
          <w:szCs w:val="21"/>
        </w:rPr>
      </w:pPr>
      <w:r w:rsidRPr="00704F54">
        <w:rPr>
          <w:rFonts w:hint="eastAsia"/>
          <w:szCs w:val="21"/>
        </w:rPr>
        <w:t>换卡后，渠道绑定的卡号，提示客户自行通过其他渠道更新。</w:t>
      </w:r>
    </w:p>
    <w:p w:rsidR="00CA245D" w:rsidRDefault="00CA245D">
      <w:pPr>
        <w:numPr>
          <w:ilvl w:val="0"/>
          <w:numId w:val="3"/>
        </w:numPr>
        <w:tabs>
          <w:tab w:val="left" w:pos="425"/>
        </w:tabs>
        <w:rPr>
          <w:szCs w:val="21"/>
        </w:rPr>
      </w:pPr>
      <w:r w:rsidRPr="00CA245D">
        <w:rPr>
          <w:rFonts w:hint="eastAsia"/>
          <w:szCs w:val="21"/>
        </w:rPr>
        <w:t>装卡、</w:t>
      </w:r>
      <w:proofErr w:type="gramStart"/>
      <w:r w:rsidRPr="00CA245D">
        <w:rPr>
          <w:rFonts w:hint="eastAsia"/>
          <w:szCs w:val="21"/>
        </w:rPr>
        <w:t>清卡要</w:t>
      </w:r>
      <w:proofErr w:type="gramEnd"/>
      <w:r w:rsidRPr="00CA245D">
        <w:rPr>
          <w:rFonts w:hint="eastAsia"/>
          <w:szCs w:val="21"/>
        </w:rPr>
        <w:t>在</w:t>
      </w:r>
      <w:r w:rsidRPr="00CA245D">
        <w:rPr>
          <w:rFonts w:hint="eastAsia"/>
          <w:szCs w:val="21"/>
        </w:rPr>
        <w:t>VTM</w:t>
      </w:r>
      <w:r w:rsidRPr="00CA245D">
        <w:rPr>
          <w:rFonts w:hint="eastAsia"/>
          <w:szCs w:val="21"/>
        </w:rPr>
        <w:t>管理</w:t>
      </w:r>
      <w:proofErr w:type="gramStart"/>
      <w:r w:rsidRPr="00CA245D">
        <w:rPr>
          <w:rFonts w:hint="eastAsia"/>
          <w:szCs w:val="21"/>
        </w:rPr>
        <w:t>端支持</w:t>
      </w:r>
      <w:proofErr w:type="gramEnd"/>
      <w:r w:rsidRPr="00CA245D">
        <w:rPr>
          <w:rFonts w:hint="eastAsia"/>
          <w:szCs w:val="21"/>
        </w:rPr>
        <w:t>大堂经理操作界面，用于登记装、</w:t>
      </w:r>
      <w:proofErr w:type="gramStart"/>
      <w:r w:rsidRPr="00CA245D">
        <w:rPr>
          <w:rFonts w:hint="eastAsia"/>
          <w:szCs w:val="21"/>
        </w:rPr>
        <w:t>清卡数量</w:t>
      </w:r>
      <w:proofErr w:type="gramEnd"/>
      <w:r w:rsidRPr="00CA245D">
        <w:rPr>
          <w:rFonts w:hint="eastAsia"/>
          <w:szCs w:val="21"/>
        </w:rPr>
        <w:t>等信息。</w:t>
      </w:r>
      <w:r w:rsidRPr="00CA245D">
        <w:rPr>
          <w:rFonts w:hint="eastAsia"/>
          <w:szCs w:val="21"/>
        </w:rPr>
        <w:t>VTM</w:t>
      </w:r>
      <w:r w:rsidRPr="00CA245D">
        <w:rPr>
          <w:rFonts w:hint="eastAsia"/>
          <w:szCs w:val="21"/>
        </w:rPr>
        <w:t>不需要与核心通讯更新该数量等信息。</w:t>
      </w:r>
    </w:p>
    <w:p w:rsidR="00DF03C3" w:rsidRDefault="00726D52">
      <w:pPr>
        <w:pStyle w:val="afd"/>
        <w:ind w:firstLineChars="0" w:firstLine="0"/>
      </w:pPr>
      <w:r>
        <w:rPr>
          <w:rFonts w:hint="eastAsia"/>
        </w:rPr>
        <w:t>/</w:t>
      </w:r>
      <w:r>
        <w:rPr>
          <w:rFonts w:hint="eastAsia"/>
        </w:rPr>
        <w:t>。。。。。。。。</w:t>
      </w:r>
    </w:p>
    <w:p w:rsidR="00DF03C3" w:rsidRDefault="00DF03C3">
      <w:pPr>
        <w:pStyle w:val="afd"/>
        <w:ind w:firstLineChars="0" w:firstLine="0"/>
      </w:pPr>
    </w:p>
    <w:p w:rsidR="00DF03C3" w:rsidRDefault="00DF03C3">
      <w:pPr>
        <w:pStyle w:val="afd"/>
        <w:ind w:firstLineChars="0" w:firstLine="0"/>
      </w:pPr>
    </w:p>
    <w:p w:rsidR="00DF03C3" w:rsidRDefault="00DF03C3">
      <w:pPr>
        <w:pStyle w:val="afd"/>
        <w:ind w:firstLineChars="0" w:firstLine="0"/>
      </w:pPr>
    </w:p>
    <w:p w:rsidR="00DF03C3" w:rsidRDefault="00DF03C3">
      <w:pPr>
        <w:pStyle w:val="afd"/>
        <w:ind w:firstLineChars="0" w:firstLine="0"/>
      </w:pPr>
    </w:p>
    <w:p w:rsidR="00DF03C3" w:rsidRDefault="00DF03C3">
      <w:pPr>
        <w:pStyle w:val="afd"/>
        <w:ind w:firstLineChars="0" w:firstLine="0"/>
      </w:pPr>
    </w:p>
    <w:p w:rsidR="00DF03C3" w:rsidRDefault="00726D52">
      <w:pPr>
        <w:pStyle w:val="1H1PIM1h1h11heading1TOC1stlevelSectionHea0"/>
        <w:numPr>
          <w:ilvl w:val="0"/>
          <w:numId w:val="2"/>
        </w:numPr>
        <w:tabs>
          <w:tab w:val="left" w:pos="3600"/>
        </w:tabs>
      </w:pPr>
      <w:bookmarkStart w:id="72" w:name="_Toc445989051"/>
      <w:bookmarkStart w:id="73" w:name="_Toc445992231"/>
      <w:bookmarkStart w:id="74" w:name="_Toc446957300"/>
      <w:bookmarkStart w:id="75" w:name="_Toc460229180"/>
      <w:bookmarkEnd w:id="38"/>
      <w:bookmarkEnd w:id="39"/>
      <w:bookmarkEnd w:id="40"/>
      <w:bookmarkEnd w:id="41"/>
      <w:bookmarkEnd w:id="42"/>
      <w:bookmarkEnd w:id="43"/>
      <w:bookmarkEnd w:id="44"/>
      <w:bookmarkEnd w:id="72"/>
      <w:bookmarkEnd w:id="73"/>
      <w:bookmarkEnd w:id="74"/>
      <w:r>
        <w:rPr>
          <w:rFonts w:hint="eastAsia"/>
        </w:rPr>
        <w:lastRenderedPageBreak/>
        <w:t>功能需求</w:t>
      </w:r>
      <w:bookmarkEnd w:id="75"/>
    </w:p>
    <w:p w:rsidR="00DF03C3" w:rsidRDefault="00DF03C3">
      <w:pPr>
        <w:pStyle w:val="43"/>
        <w:keepNext/>
        <w:keepLines/>
        <w:numPr>
          <w:ilvl w:val="0"/>
          <w:numId w:val="1"/>
        </w:numPr>
        <w:tabs>
          <w:tab w:val="left" w:pos="3600"/>
        </w:tabs>
        <w:spacing w:before="340" w:after="330" w:line="578" w:lineRule="auto"/>
        <w:ind w:firstLine="883"/>
        <w:outlineLvl w:val="0"/>
        <w:rPr>
          <w:b/>
          <w:bCs/>
          <w:vanish/>
          <w:kern w:val="44"/>
          <w:sz w:val="44"/>
          <w:szCs w:val="44"/>
        </w:rPr>
      </w:pPr>
      <w:bookmarkStart w:id="76" w:name="_Toc448827218"/>
      <w:bookmarkStart w:id="77" w:name="_Toc448848735"/>
      <w:bookmarkStart w:id="78" w:name="_Toc449036170"/>
      <w:bookmarkStart w:id="79" w:name="_Toc451249077"/>
      <w:bookmarkStart w:id="80" w:name="_Toc451249105"/>
      <w:bookmarkStart w:id="81" w:name="_Toc451257678"/>
      <w:bookmarkStart w:id="82" w:name="_Toc451257729"/>
      <w:bookmarkStart w:id="83" w:name="_Toc451269770"/>
      <w:bookmarkStart w:id="84" w:name="_Toc452825979"/>
      <w:bookmarkStart w:id="85" w:name="_Toc460229181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</w:p>
    <w:p w:rsidR="00DF03C3" w:rsidRDefault="00D3183C">
      <w:pPr>
        <w:pStyle w:val="2"/>
      </w:pPr>
      <w:bookmarkStart w:id="86" w:name="_Toc460229182"/>
      <w:r>
        <w:rPr>
          <w:rFonts w:ascii="宋体" w:hAnsi="宋体" w:hint="eastAsia"/>
        </w:rPr>
        <w:t>VTM</w:t>
      </w:r>
      <w:r w:rsidRPr="005672AD">
        <w:rPr>
          <w:rFonts w:ascii="宋体" w:hAnsi="宋体" w:hint="eastAsia"/>
        </w:rPr>
        <w:t>功能</w:t>
      </w:r>
      <w:bookmarkEnd w:id="86"/>
    </w:p>
    <w:p w:rsidR="00DF03C3" w:rsidRDefault="00340848">
      <w:pPr>
        <w:pStyle w:val="3"/>
      </w:pPr>
      <w:bookmarkStart w:id="87" w:name="_Toc445935228"/>
      <w:bookmarkStart w:id="88" w:name="_Toc460229183"/>
      <w:r>
        <w:rPr>
          <w:rFonts w:hAnsi="宋体" w:hint="eastAsia"/>
          <w:bCs w:val="0"/>
          <w:sz w:val="28"/>
          <w:szCs w:val="28"/>
        </w:rPr>
        <w:t>借记卡</w:t>
      </w:r>
      <w:bookmarkEnd w:id="87"/>
      <w:r w:rsidR="008C0E41">
        <w:rPr>
          <w:rFonts w:hAnsi="宋体" w:hint="eastAsia"/>
          <w:bCs w:val="0"/>
          <w:sz w:val="28"/>
          <w:szCs w:val="28"/>
        </w:rPr>
        <w:t>申请</w:t>
      </w:r>
      <w:bookmarkEnd w:id="88"/>
    </w:p>
    <w:p w:rsidR="00DF03C3" w:rsidRDefault="00DF03C3">
      <w:pPr>
        <w:pStyle w:val="43"/>
        <w:keepNext/>
        <w:keepLines/>
        <w:numPr>
          <w:ilvl w:val="0"/>
          <w:numId w:val="4"/>
        </w:numPr>
        <w:tabs>
          <w:tab w:val="left" w:pos="432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DF03C3" w:rsidRDefault="00DF03C3">
      <w:pPr>
        <w:pStyle w:val="43"/>
        <w:keepNext/>
        <w:keepLines/>
        <w:numPr>
          <w:ilvl w:val="0"/>
          <w:numId w:val="4"/>
        </w:numPr>
        <w:tabs>
          <w:tab w:val="left" w:pos="432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DF03C3" w:rsidRDefault="00DF03C3">
      <w:pPr>
        <w:pStyle w:val="43"/>
        <w:keepNext/>
        <w:keepLines/>
        <w:numPr>
          <w:ilvl w:val="1"/>
          <w:numId w:val="4"/>
        </w:numPr>
        <w:tabs>
          <w:tab w:val="left" w:pos="432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DF03C3" w:rsidRDefault="00DF03C3">
      <w:pPr>
        <w:pStyle w:val="43"/>
        <w:keepNext/>
        <w:keepLines/>
        <w:numPr>
          <w:ilvl w:val="2"/>
          <w:numId w:val="4"/>
        </w:numPr>
        <w:tabs>
          <w:tab w:val="left" w:pos="432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DF03C3" w:rsidRDefault="00726D52">
      <w:pPr>
        <w:pStyle w:val="4"/>
        <w:numPr>
          <w:ilvl w:val="3"/>
          <w:numId w:val="4"/>
        </w:numPr>
      </w:pPr>
      <w:r>
        <w:rPr>
          <w:rFonts w:hint="eastAsia"/>
        </w:rPr>
        <w:t>功能描述</w:t>
      </w:r>
    </w:p>
    <w:p w:rsidR="00A875C7" w:rsidRPr="00340848" w:rsidRDefault="00A875C7" w:rsidP="00340848">
      <w:pPr>
        <w:pStyle w:val="afd"/>
        <w:ind w:firstLine="420"/>
      </w:pPr>
      <w:r>
        <w:rPr>
          <w:rFonts w:hint="eastAsia"/>
        </w:rPr>
        <w:t>该模块可以让客户通过</w:t>
      </w:r>
      <w:r>
        <w:rPr>
          <w:rFonts w:hint="eastAsia"/>
        </w:rPr>
        <w:t>VTM</w:t>
      </w:r>
      <w:r>
        <w:rPr>
          <w:rFonts w:hint="eastAsia"/>
        </w:rPr>
        <w:t>柜员</w:t>
      </w:r>
      <w:proofErr w:type="gramStart"/>
      <w:r>
        <w:rPr>
          <w:rFonts w:hint="eastAsia"/>
        </w:rPr>
        <w:t>机现场</w:t>
      </w:r>
      <w:proofErr w:type="gramEnd"/>
      <w:r>
        <w:rPr>
          <w:rFonts w:hint="eastAsia"/>
        </w:rPr>
        <w:t>申领借记卡，以及</w:t>
      </w:r>
      <w:r w:rsidR="0048217B">
        <w:rPr>
          <w:rFonts w:hint="eastAsia"/>
        </w:rPr>
        <w:t>网上银行、手机银行、短信通知开通业务签约</w:t>
      </w:r>
      <w:r>
        <w:rPr>
          <w:rFonts w:hint="eastAsia"/>
        </w:rPr>
        <w:t>。</w:t>
      </w:r>
      <w:r w:rsidR="0048217B">
        <w:rPr>
          <w:rFonts w:hint="eastAsia"/>
        </w:rPr>
        <w:t>并</w:t>
      </w:r>
      <w:r w:rsidR="00B23AB2">
        <w:rPr>
          <w:rFonts w:hint="eastAsia"/>
        </w:rPr>
        <w:t>对首次在盛京银行注册的用户建立客户信息。</w:t>
      </w:r>
    </w:p>
    <w:p w:rsidR="00DF03C3" w:rsidRDefault="00726D52">
      <w:pPr>
        <w:pStyle w:val="4"/>
        <w:numPr>
          <w:ilvl w:val="3"/>
          <w:numId w:val="4"/>
        </w:numPr>
      </w:pPr>
      <w:r>
        <w:rPr>
          <w:rFonts w:hint="eastAsia"/>
        </w:rPr>
        <w:lastRenderedPageBreak/>
        <w:t>业务流程</w:t>
      </w:r>
    </w:p>
    <w:p w:rsidR="00E4654F" w:rsidRPr="00E4654F" w:rsidRDefault="00381C75" w:rsidP="00E4654F">
      <w:pPr>
        <w:jc w:val="center"/>
      </w:pPr>
      <w:r>
        <w:object w:dxaOrig="5738" w:dyaOrig="228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4.5pt;height:697pt" o:ole="">
            <v:imagedata r:id="rId10" o:title=""/>
          </v:shape>
          <o:OLEObject Type="Embed" ProgID="Visio.Drawing.15" ShapeID="_x0000_i1025" DrawAspect="Content" ObjectID="_1534597180" r:id="rId11"/>
        </w:object>
      </w:r>
    </w:p>
    <w:p w:rsidR="005067B7" w:rsidRPr="005067B7" w:rsidRDefault="005067B7" w:rsidP="005067B7">
      <w:pPr>
        <w:jc w:val="center"/>
      </w:pPr>
    </w:p>
    <w:p w:rsidR="00F90147" w:rsidRDefault="001B751E" w:rsidP="00F90147">
      <w:pPr>
        <w:pStyle w:val="afd"/>
        <w:ind w:firstLine="420"/>
      </w:pPr>
      <w:r>
        <w:rPr>
          <w:rFonts w:hint="eastAsia"/>
        </w:rPr>
        <w:t>1.</w:t>
      </w:r>
      <w:r>
        <w:rPr>
          <w:rFonts w:hint="eastAsia"/>
        </w:rPr>
        <w:tab/>
      </w:r>
      <w:r w:rsidR="00F90147">
        <w:rPr>
          <w:rFonts w:hint="eastAsia"/>
        </w:rPr>
        <w:t>检查借记卡数量</w:t>
      </w:r>
      <w:r w:rsidR="00F90147">
        <w:rPr>
          <w:rFonts w:hint="eastAsia"/>
        </w:rPr>
        <w:t>.</w:t>
      </w:r>
    </w:p>
    <w:p w:rsidR="00F90147" w:rsidRDefault="00F90147" w:rsidP="00F90147">
      <w:pPr>
        <w:pStyle w:val="afd"/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系统检查借记卡的数量，如果没有借记卡，则提示当前借记卡数量不足，不能办理。</w:t>
      </w:r>
    </w:p>
    <w:p w:rsidR="001B751E" w:rsidRDefault="00F90147" w:rsidP="00F90147">
      <w:pPr>
        <w:pStyle w:val="afd"/>
        <w:ind w:firstLine="420"/>
      </w:pPr>
      <w:r>
        <w:rPr>
          <w:rFonts w:hint="eastAsia"/>
        </w:rPr>
        <w:t>2.</w:t>
      </w:r>
      <w:r>
        <w:rPr>
          <w:rFonts w:hint="eastAsia"/>
        </w:rPr>
        <w:tab/>
      </w:r>
      <w:r w:rsidR="001B751E">
        <w:rPr>
          <w:rFonts w:hint="eastAsia"/>
        </w:rPr>
        <w:t>扫描身份证</w:t>
      </w:r>
    </w:p>
    <w:p w:rsidR="001B751E" w:rsidRDefault="001B751E" w:rsidP="002A5D10">
      <w:pPr>
        <w:pStyle w:val="afd"/>
        <w:ind w:left="840" w:firstLine="420"/>
      </w:pPr>
      <w:r>
        <w:rPr>
          <w:rFonts w:hint="eastAsia"/>
        </w:rPr>
        <w:t>如果客户</w:t>
      </w:r>
      <w:r w:rsidR="004510A4">
        <w:rPr>
          <w:rFonts w:hint="eastAsia"/>
        </w:rPr>
        <w:t>刷</w:t>
      </w:r>
      <w:r>
        <w:rPr>
          <w:rFonts w:hint="eastAsia"/>
        </w:rPr>
        <w:t>的不是身份证</w:t>
      </w:r>
      <w:r w:rsidR="004510A4">
        <w:rPr>
          <w:rFonts w:hint="eastAsia"/>
        </w:rPr>
        <w:t>或者未成功读取</w:t>
      </w:r>
      <w:r>
        <w:rPr>
          <w:rFonts w:hint="eastAsia"/>
        </w:rPr>
        <w:t>则提示失败，</w:t>
      </w:r>
      <w:r w:rsidR="004510A4">
        <w:rPr>
          <w:rFonts w:hint="eastAsia"/>
        </w:rPr>
        <w:t>提示客户重新刷身份证，直至身份证读取成功。</w:t>
      </w:r>
      <w:r>
        <w:rPr>
          <w:rFonts w:hint="eastAsia"/>
        </w:rPr>
        <w:t>如果是因为机器硬件故障则同样会提示失败。</w:t>
      </w:r>
      <w:r w:rsidR="00584F2D">
        <w:rPr>
          <w:rFonts w:hint="eastAsia"/>
        </w:rPr>
        <w:t>临时身份证不能办理</w:t>
      </w:r>
      <w:r w:rsidR="00201C66">
        <w:rPr>
          <w:rFonts w:hint="eastAsia"/>
        </w:rPr>
        <w:t>开卡业务。</w:t>
      </w:r>
    </w:p>
    <w:p w:rsidR="001B751E" w:rsidRDefault="001E6F14" w:rsidP="001B751E">
      <w:pPr>
        <w:pStyle w:val="afd"/>
        <w:ind w:firstLine="420"/>
      </w:pPr>
      <w:r>
        <w:rPr>
          <w:rFonts w:hint="eastAsia"/>
        </w:rPr>
        <w:t>3</w:t>
      </w:r>
      <w:r w:rsidR="001B751E">
        <w:rPr>
          <w:rFonts w:hint="eastAsia"/>
        </w:rPr>
        <w:t>.</w:t>
      </w:r>
      <w:r w:rsidR="001B751E">
        <w:rPr>
          <w:rFonts w:hint="eastAsia"/>
        </w:rPr>
        <w:tab/>
      </w:r>
      <w:r w:rsidR="001B751E">
        <w:rPr>
          <w:rFonts w:hint="eastAsia"/>
        </w:rPr>
        <w:t>联网核查</w:t>
      </w:r>
    </w:p>
    <w:p w:rsidR="001B751E" w:rsidRDefault="0089761B" w:rsidP="002A5D10">
      <w:pPr>
        <w:pStyle w:val="afd"/>
        <w:ind w:left="840" w:firstLine="420"/>
      </w:pPr>
      <w:r>
        <w:rPr>
          <w:rFonts w:hint="eastAsia"/>
        </w:rPr>
        <w:t>读取身份证后，终端显示正在验证</w:t>
      </w:r>
      <w:r w:rsidR="00EC63E7">
        <w:rPr>
          <w:rFonts w:hint="eastAsia"/>
        </w:rPr>
        <w:t>身份证信息</w:t>
      </w:r>
      <w:r>
        <w:rPr>
          <w:rFonts w:hint="eastAsia"/>
        </w:rPr>
        <w:t>。后台自动调用</w:t>
      </w:r>
      <w:r w:rsidR="001B751E">
        <w:rPr>
          <w:rFonts w:hint="eastAsia"/>
        </w:rPr>
        <w:t>联网核查</w:t>
      </w:r>
      <w:r>
        <w:rPr>
          <w:rFonts w:hint="eastAsia"/>
        </w:rPr>
        <w:t>，</w:t>
      </w:r>
      <w:r w:rsidR="001B751E">
        <w:rPr>
          <w:rFonts w:hint="eastAsia"/>
        </w:rPr>
        <w:t>超时以及核查失败都会跳转到错误页面，给予客户</w:t>
      </w:r>
      <w:r>
        <w:rPr>
          <w:rFonts w:hint="eastAsia"/>
        </w:rPr>
        <w:t>相应</w:t>
      </w:r>
      <w:r w:rsidR="001B751E">
        <w:rPr>
          <w:rFonts w:hint="eastAsia"/>
        </w:rPr>
        <w:t>的提示。</w:t>
      </w:r>
      <w:r w:rsidR="00762220">
        <w:rPr>
          <w:rFonts w:hint="eastAsia"/>
        </w:rPr>
        <w:t>联网核查成功后后台自动查询核心系统是否存在客户信息，如果核心不存在客户信息，则</w:t>
      </w:r>
      <w:r w:rsidR="00255A1E">
        <w:rPr>
          <w:rFonts w:hint="eastAsia"/>
        </w:rPr>
        <w:t>提示新客户首次需要建立客户信息，</w:t>
      </w:r>
      <w:r w:rsidR="00762220">
        <w:rPr>
          <w:rFonts w:hint="eastAsia"/>
        </w:rPr>
        <w:t>跳转到</w:t>
      </w:r>
      <w:r w:rsidR="006564C3">
        <w:rPr>
          <w:rFonts w:hint="eastAsia"/>
        </w:rPr>
        <w:t>4</w:t>
      </w:r>
      <w:r w:rsidR="00762220">
        <w:rPr>
          <w:rFonts w:hint="eastAsia"/>
        </w:rPr>
        <w:t>。如果核心存在客户信息，</w:t>
      </w:r>
      <w:r w:rsidR="00255A1E">
        <w:rPr>
          <w:rFonts w:hint="eastAsia"/>
        </w:rPr>
        <w:t>后台</w:t>
      </w:r>
      <w:r w:rsidR="00762220">
        <w:rPr>
          <w:rFonts w:hint="eastAsia"/>
        </w:rPr>
        <w:t>再</w:t>
      </w:r>
      <w:r w:rsidR="00255A1E">
        <w:rPr>
          <w:rFonts w:hint="eastAsia"/>
        </w:rPr>
        <w:t>自动</w:t>
      </w:r>
      <w:r w:rsidR="00762220">
        <w:rPr>
          <w:rFonts w:hint="eastAsia"/>
        </w:rPr>
        <w:t>查询客户账户信息，判断客户在银行已有银行卡数量，如果大于等于四张，则提示客户超出最</w:t>
      </w:r>
      <w:proofErr w:type="gramStart"/>
      <w:r w:rsidR="00762220">
        <w:rPr>
          <w:rFonts w:hint="eastAsia"/>
        </w:rPr>
        <w:t>大办卡</w:t>
      </w:r>
      <w:proofErr w:type="gramEnd"/>
      <w:r w:rsidR="00762220">
        <w:rPr>
          <w:rFonts w:hint="eastAsia"/>
        </w:rPr>
        <w:t>数量，不能办卡。如果银行卡数量不足四张，</w:t>
      </w:r>
      <w:r w:rsidR="008F6B01">
        <w:rPr>
          <w:rFonts w:hint="eastAsia"/>
        </w:rPr>
        <w:t>界面回</w:t>
      </w:r>
      <w:proofErr w:type="gramStart"/>
      <w:r w:rsidR="008F6B01">
        <w:rPr>
          <w:rFonts w:hint="eastAsia"/>
        </w:rPr>
        <w:t>显客户</w:t>
      </w:r>
      <w:proofErr w:type="gramEnd"/>
      <w:r w:rsidR="008F6B01">
        <w:rPr>
          <w:rFonts w:hint="eastAsia"/>
        </w:rPr>
        <w:t>信息，</w:t>
      </w:r>
      <w:r w:rsidR="00255A1E">
        <w:rPr>
          <w:rFonts w:hint="eastAsia"/>
        </w:rPr>
        <w:t>检查客户信息是否完整，如果不完整</w:t>
      </w:r>
      <w:r w:rsidR="00CC0F4F">
        <w:rPr>
          <w:rFonts w:hint="eastAsia"/>
        </w:rPr>
        <w:t>，则提示客户先做客户信息修改，如果</w:t>
      </w:r>
      <w:r w:rsidR="00255A1E">
        <w:rPr>
          <w:rFonts w:hint="eastAsia"/>
        </w:rPr>
        <w:t>完整</w:t>
      </w:r>
      <w:r w:rsidR="00CC0F4F">
        <w:rPr>
          <w:rFonts w:hint="eastAsia"/>
        </w:rPr>
        <w:t>，</w:t>
      </w:r>
      <w:r w:rsidR="008F6B01">
        <w:rPr>
          <w:rFonts w:hint="eastAsia"/>
        </w:rPr>
        <w:t>则界面增加按钮可以修改客户信息。如果客户点击修改客户信息，则客户可以在界面修改手机号码、住宅地址等信息，提交前连接人工客</w:t>
      </w:r>
      <w:proofErr w:type="gramStart"/>
      <w:r w:rsidR="008F6B01">
        <w:rPr>
          <w:rFonts w:hint="eastAsia"/>
        </w:rPr>
        <w:t>服进行</w:t>
      </w:r>
      <w:proofErr w:type="gramEnd"/>
      <w:r w:rsidR="008F6B01">
        <w:rPr>
          <w:rFonts w:hint="eastAsia"/>
        </w:rPr>
        <w:t>本人核实。客户信息修改成功后，提示客户继续办理借记卡申请业务，</w:t>
      </w:r>
      <w:r w:rsidR="00762220">
        <w:rPr>
          <w:rFonts w:hint="eastAsia"/>
        </w:rPr>
        <w:t>跳转到</w:t>
      </w:r>
      <w:r w:rsidR="006564C3">
        <w:rPr>
          <w:rFonts w:hint="eastAsia"/>
        </w:rPr>
        <w:t>5</w:t>
      </w:r>
      <w:r w:rsidR="00762220">
        <w:rPr>
          <w:rFonts w:hint="eastAsia"/>
        </w:rPr>
        <w:t>。</w:t>
      </w:r>
      <w:r w:rsidR="008F6B01">
        <w:rPr>
          <w:rFonts w:hint="eastAsia"/>
        </w:rPr>
        <w:t>如果客户信息修改失败，提示客户是否仍要修改客户信息，如果需要修改</w:t>
      </w:r>
      <w:r w:rsidR="001F7481">
        <w:rPr>
          <w:rFonts w:hint="eastAsia"/>
        </w:rPr>
        <w:t>，</w:t>
      </w:r>
      <w:r w:rsidR="008F6B01">
        <w:rPr>
          <w:rFonts w:hint="eastAsia"/>
        </w:rPr>
        <w:t>则继续显示修改客户信息界面，如果不修改，则跳转</w:t>
      </w:r>
      <w:r w:rsidR="008F6B01">
        <w:rPr>
          <w:rFonts w:hint="eastAsia"/>
        </w:rPr>
        <w:t>5.</w:t>
      </w:r>
    </w:p>
    <w:p w:rsidR="001B751E" w:rsidRDefault="001E6F14" w:rsidP="001B751E">
      <w:pPr>
        <w:pStyle w:val="afd"/>
        <w:ind w:firstLine="420"/>
      </w:pPr>
      <w:r>
        <w:rPr>
          <w:rFonts w:hint="eastAsia"/>
        </w:rPr>
        <w:t>4</w:t>
      </w:r>
      <w:r w:rsidR="001B751E">
        <w:rPr>
          <w:rFonts w:hint="eastAsia"/>
        </w:rPr>
        <w:t>.</w:t>
      </w:r>
      <w:r w:rsidR="001B751E">
        <w:rPr>
          <w:rFonts w:hint="eastAsia"/>
        </w:rPr>
        <w:tab/>
      </w:r>
      <w:r w:rsidR="00780390">
        <w:rPr>
          <w:rFonts w:hint="eastAsia"/>
        </w:rPr>
        <w:t>客户信息建立</w:t>
      </w:r>
    </w:p>
    <w:p w:rsidR="001B751E" w:rsidRDefault="00041B29" w:rsidP="002A5D10">
      <w:pPr>
        <w:pStyle w:val="afd"/>
        <w:ind w:left="840" w:firstLine="420"/>
      </w:pPr>
      <w:r>
        <w:rPr>
          <w:rFonts w:hint="eastAsia"/>
        </w:rPr>
        <w:t>客户在终端界面填写个人信息，</w:t>
      </w:r>
      <w:ins w:id="89" w:author="User" w:date="2016-08-03T17:41:00Z">
        <w:r w:rsidR="00EF556B">
          <w:rPr>
            <w:rFonts w:hint="eastAsia"/>
          </w:rPr>
          <w:t>并验证短信验证码，</w:t>
        </w:r>
      </w:ins>
      <w:r w:rsidR="0002104F">
        <w:rPr>
          <w:rFonts w:hint="eastAsia"/>
        </w:rPr>
        <w:t>填写元素参考</w:t>
      </w:r>
      <w:r w:rsidR="0002104F">
        <w:rPr>
          <w:rFonts w:hint="eastAsia"/>
        </w:rPr>
        <w:t xml:space="preserve">2.1.1.3 </w:t>
      </w:r>
      <w:r w:rsidR="0002104F">
        <w:rPr>
          <w:rFonts w:hint="eastAsia"/>
        </w:rPr>
        <w:t>界面元素部分</w:t>
      </w:r>
      <w:r w:rsidR="001B751E">
        <w:rPr>
          <w:rFonts w:hint="eastAsia"/>
        </w:rPr>
        <w:t>。</w:t>
      </w:r>
      <w:r w:rsidR="001B6F9F">
        <w:rPr>
          <w:rFonts w:hint="eastAsia"/>
        </w:rPr>
        <w:t>客户填写个人信息后，提交后台</w:t>
      </w:r>
      <w:r w:rsidR="006F68E0">
        <w:rPr>
          <w:rFonts w:hint="eastAsia"/>
        </w:rPr>
        <w:t>，后台向核心发送请求</w:t>
      </w:r>
      <w:r w:rsidR="001B6F9F">
        <w:rPr>
          <w:rFonts w:hint="eastAsia"/>
        </w:rPr>
        <w:t>自动建立客户信息。建立成功后</w:t>
      </w:r>
      <w:r w:rsidR="00F0227E">
        <w:rPr>
          <w:rFonts w:hint="eastAsia"/>
        </w:rPr>
        <w:t>提示客户是否继续办卡，继续则</w:t>
      </w:r>
      <w:r w:rsidR="001B6F9F">
        <w:rPr>
          <w:rFonts w:hint="eastAsia"/>
        </w:rPr>
        <w:t>跳转到</w:t>
      </w:r>
      <w:r w:rsidR="00F0227E">
        <w:rPr>
          <w:rFonts w:hint="eastAsia"/>
        </w:rPr>
        <w:t>5</w:t>
      </w:r>
      <w:r w:rsidR="00F0227E">
        <w:rPr>
          <w:rFonts w:hint="eastAsia"/>
        </w:rPr>
        <w:t>，不继续则直接退出返回主界面</w:t>
      </w:r>
      <w:r w:rsidR="001B6F9F">
        <w:rPr>
          <w:rFonts w:hint="eastAsia"/>
        </w:rPr>
        <w:t>。</w:t>
      </w:r>
    </w:p>
    <w:p w:rsidR="00604705" w:rsidRDefault="001E6F14" w:rsidP="00604705">
      <w:pPr>
        <w:pStyle w:val="afd"/>
        <w:ind w:firstLine="420"/>
      </w:pPr>
      <w:r>
        <w:rPr>
          <w:rFonts w:hint="eastAsia"/>
        </w:rPr>
        <w:t>5</w:t>
      </w:r>
      <w:r w:rsidR="001B751E">
        <w:rPr>
          <w:rFonts w:hint="eastAsia"/>
        </w:rPr>
        <w:t>.</w:t>
      </w:r>
      <w:r w:rsidR="001B751E">
        <w:rPr>
          <w:rFonts w:hint="eastAsia"/>
        </w:rPr>
        <w:tab/>
      </w:r>
      <w:r w:rsidR="00604705">
        <w:rPr>
          <w:rFonts w:hint="eastAsia"/>
        </w:rPr>
        <w:t>阅读开卡办理条款及协议</w:t>
      </w:r>
    </w:p>
    <w:p w:rsidR="001B751E" w:rsidRDefault="00604705" w:rsidP="00604705">
      <w:pPr>
        <w:pStyle w:val="afd"/>
        <w:ind w:firstLine="420"/>
      </w:pPr>
      <w:r>
        <w:rPr>
          <w:rFonts w:hint="eastAsia"/>
        </w:rPr>
        <w:tab/>
      </w:r>
      <w:r w:rsidR="002A5D10">
        <w:rPr>
          <w:rFonts w:hint="eastAsia"/>
        </w:rPr>
        <w:tab/>
      </w:r>
      <w:r>
        <w:rPr>
          <w:rFonts w:hint="eastAsia"/>
        </w:rPr>
        <w:t>终端显示办卡的条款及协议，由客户阅读并确认。</w:t>
      </w:r>
    </w:p>
    <w:p w:rsidR="00D21B5C" w:rsidRDefault="001E6F14" w:rsidP="00D21B5C">
      <w:pPr>
        <w:pStyle w:val="afd"/>
        <w:ind w:firstLine="420"/>
      </w:pPr>
      <w:r>
        <w:rPr>
          <w:rFonts w:hint="eastAsia"/>
        </w:rPr>
        <w:t>6</w:t>
      </w:r>
      <w:r w:rsidR="00D21B5C">
        <w:rPr>
          <w:rFonts w:hint="eastAsia"/>
        </w:rPr>
        <w:t>.</w:t>
      </w:r>
      <w:r w:rsidR="00D21B5C">
        <w:rPr>
          <w:rFonts w:hint="eastAsia"/>
        </w:rPr>
        <w:tab/>
      </w:r>
      <w:r w:rsidR="00D21B5C">
        <w:rPr>
          <w:rFonts w:hint="eastAsia"/>
        </w:rPr>
        <w:t>勾选签约渠道</w:t>
      </w:r>
    </w:p>
    <w:p w:rsidR="00D21B5C" w:rsidRPr="00604705" w:rsidRDefault="00D21B5C" w:rsidP="002A5D10">
      <w:pPr>
        <w:pStyle w:val="afd"/>
        <w:ind w:left="840" w:firstLine="420"/>
      </w:pPr>
      <w:r>
        <w:rPr>
          <w:rFonts w:hint="eastAsia"/>
        </w:rPr>
        <w:t>客户选择进行电子渠道签约时，可以在终端显示界面勾选网上银行、手机银行、</w:t>
      </w:r>
      <w:r w:rsidR="007100B5">
        <w:rPr>
          <w:rFonts w:hint="eastAsia"/>
        </w:rPr>
        <w:t>电视银行、</w:t>
      </w:r>
      <w:r>
        <w:rPr>
          <w:rFonts w:hint="eastAsia"/>
        </w:rPr>
        <w:t>短信通知开通，</w:t>
      </w:r>
      <w:del w:id="90" w:author="User" w:date="2016-09-05T16:03:00Z">
        <w:r w:rsidDel="00381344">
          <w:rPr>
            <w:rFonts w:hint="eastAsia"/>
          </w:rPr>
          <w:delText>如果签手机银行就必须签网上银行，</w:delText>
        </w:r>
      </w:del>
      <w:r>
        <w:rPr>
          <w:rFonts w:hint="eastAsia"/>
        </w:rPr>
        <w:t>勾选界面下方亮色显示开通收费标准，客户勾选后点击下一步。</w:t>
      </w:r>
    </w:p>
    <w:p w:rsidR="006564C3" w:rsidRDefault="001E6F14" w:rsidP="00604705">
      <w:pPr>
        <w:pStyle w:val="afd"/>
        <w:ind w:firstLine="420"/>
      </w:pPr>
      <w:r>
        <w:rPr>
          <w:rFonts w:hint="eastAsia"/>
        </w:rPr>
        <w:t>7</w:t>
      </w:r>
      <w:r w:rsidR="001B751E">
        <w:rPr>
          <w:rFonts w:hint="eastAsia"/>
        </w:rPr>
        <w:t>.</w:t>
      </w:r>
      <w:r w:rsidR="001B751E">
        <w:rPr>
          <w:rFonts w:hint="eastAsia"/>
        </w:rPr>
        <w:tab/>
      </w:r>
      <w:r w:rsidR="006564C3">
        <w:rPr>
          <w:rFonts w:hint="eastAsia"/>
        </w:rPr>
        <w:t>填写开卡信息表单</w:t>
      </w:r>
    </w:p>
    <w:p w:rsidR="006564C3" w:rsidRDefault="006564C3" w:rsidP="002B1BF4">
      <w:pPr>
        <w:pStyle w:val="afd"/>
        <w:ind w:left="840" w:firstLine="420"/>
      </w:pPr>
      <w:r>
        <w:rPr>
          <w:rFonts w:hint="eastAsia"/>
        </w:rPr>
        <w:t>客户在界面上填写开卡信息所需要的信息内容，</w:t>
      </w:r>
      <w:r w:rsidR="008D7E9B">
        <w:rPr>
          <w:rFonts w:hint="eastAsia"/>
        </w:rPr>
        <w:t>身份证上的信息自动</w:t>
      </w:r>
      <w:proofErr w:type="gramStart"/>
      <w:r w:rsidR="008D7E9B">
        <w:rPr>
          <w:rFonts w:hint="eastAsia"/>
        </w:rPr>
        <w:t>回显且不可</w:t>
      </w:r>
      <w:proofErr w:type="gramEnd"/>
      <w:r w:rsidR="008D7E9B">
        <w:rPr>
          <w:rFonts w:hint="eastAsia"/>
        </w:rPr>
        <w:t>修改，</w:t>
      </w:r>
      <w:r w:rsidR="000A6BEA">
        <w:rPr>
          <w:rFonts w:hint="eastAsia"/>
        </w:rPr>
        <w:t>手机号码不可修改，填写完成</w:t>
      </w:r>
      <w:r w:rsidR="00834313">
        <w:rPr>
          <w:rFonts w:hint="eastAsia"/>
        </w:rPr>
        <w:t>后下一步</w:t>
      </w:r>
    </w:p>
    <w:p w:rsidR="00604705" w:rsidRDefault="006564C3" w:rsidP="006564C3">
      <w:pPr>
        <w:pStyle w:val="afd"/>
        <w:ind w:firstLine="420"/>
      </w:pPr>
      <w:r>
        <w:rPr>
          <w:rFonts w:hint="eastAsia"/>
        </w:rPr>
        <w:lastRenderedPageBreak/>
        <w:t>8.</w:t>
      </w:r>
      <w:r>
        <w:rPr>
          <w:rFonts w:hint="eastAsia"/>
        </w:rPr>
        <w:tab/>
      </w:r>
      <w:r w:rsidR="00604705">
        <w:rPr>
          <w:rFonts w:hint="eastAsia"/>
        </w:rPr>
        <w:t>连接客服</w:t>
      </w:r>
    </w:p>
    <w:p w:rsidR="00E90755" w:rsidRDefault="00604705" w:rsidP="002A5D10">
      <w:pPr>
        <w:pStyle w:val="afd"/>
        <w:ind w:left="840" w:firstLine="420"/>
      </w:pPr>
      <w:r>
        <w:rPr>
          <w:rFonts w:hint="eastAsia"/>
        </w:rPr>
        <w:t>终端显示客服连接中信息，如果当前没有客服空闲，则显示排队信息及倒计时。客服连接后，需要客服确认客户是否本人，以及拍照、监督客户签字等。</w:t>
      </w:r>
    </w:p>
    <w:p w:rsidR="00604705" w:rsidRDefault="00D1520F" w:rsidP="00604705">
      <w:pPr>
        <w:pStyle w:val="afd"/>
        <w:ind w:firstLine="420"/>
      </w:pPr>
      <w:r>
        <w:rPr>
          <w:rFonts w:hint="eastAsia"/>
        </w:rPr>
        <w:t>9</w:t>
      </w:r>
      <w:r w:rsidR="00EA2357">
        <w:rPr>
          <w:rFonts w:hint="eastAsia"/>
        </w:rPr>
        <w:t>.</w:t>
      </w:r>
      <w:r w:rsidR="00EA2357">
        <w:rPr>
          <w:rFonts w:hint="eastAsia"/>
        </w:rPr>
        <w:tab/>
      </w:r>
      <w:r w:rsidR="00604705">
        <w:rPr>
          <w:rFonts w:hint="eastAsia"/>
        </w:rPr>
        <w:t>拍照</w:t>
      </w:r>
    </w:p>
    <w:p w:rsidR="001B751E" w:rsidRDefault="00604705" w:rsidP="002A5D10">
      <w:pPr>
        <w:pStyle w:val="afd"/>
        <w:ind w:left="840" w:firstLine="420"/>
      </w:pPr>
      <w:r>
        <w:rPr>
          <w:rFonts w:hint="eastAsia"/>
        </w:rPr>
        <w:t>拍照功能</w:t>
      </w:r>
      <w:proofErr w:type="gramStart"/>
      <w:r>
        <w:rPr>
          <w:rFonts w:hint="eastAsia"/>
        </w:rPr>
        <w:t>是由客服人</w:t>
      </w:r>
      <w:proofErr w:type="gramEnd"/>
      <w:r>
        <w:rPr>
          <w:rFonts w:hint="eastAsia"/>
        </w:rPr>
        <w:t>员进行操作的，坐席可以对拍的照片进行重拍，也可以直接取消拍照。拍照后后台自动留存拍照信息。</w:t>
      </w:r>
    </w:p>
    <w:p w:rsidR="00604705" w:rsidRDefault="00D1520F" w:rsidP="00604705">
      <w:pPr>
        <w:pStyle w:val="afd"/>
        <w:ind w:firstLine="420"/>
      </w:pPr>
      <w:r>
        <w:rPr>
          <w:rFonts w:hint="eastAsia"/>
        </w:rPr>
        <w:t>10</w:t>
      </w:r>
      <w:r w:rsidR="001B751E">
        <w:rPr>
          <w:rFonts w:hint="eastAsia"/>
        </w:rPr>
        <w:t>.</w:t>
      </w:r>
      <w:r w:rsidR="001B751E">
        <w:rPr>
          <w:rFonts w:hint="eastAsia"/>
        </w:rPr>
        <w:tab/>
      </w:r>
      <w:r w:rsidR="009155DA">
        <w:rPr>
          <w:rFonts w:hint="eastAsia"/>
        </w:rPr>
        <w:t>显示客户填写信息表单，并由</w:t>
      </w:r>
      <w:r w:rsidR="00604705">
        <w:rPr>
          <w:rFonts w:hint="eastAsia"/>
        </w:rPr>
        <w:t>客户</w:t>
      </w:r>
      <w:r w:rsidR="00CC0F4F">
        <w:rPr>
          <w:rFonts w:hint="eastAsia"/>
        </w:rPr>
        <w:t>设置密码、</w:t>
      </w:r>
      <w:r w:rsidR="00604705">
        <w:rPr>
          <w:rFonts w:hint="eastAsia"/>
        </w:rPr>
        <w:t>签字及按指纹</w:t>
      </w:r>
    </w:p>
    <w:p w:rsidR="001B751E" w:rsidRDefault="002E6369" w:rsidP="002A5D10">
      <w:pPr>
        <w:pStyle w:val="afd"/>
        <w:ind w:left="840" w:firstLine="420"/>
      </w:pPr>
      <w:r>
        <w:rPr>
          <w:rFonts w:hint="eastAsia"/>
        </w:rPr>
        <w:t>将客户填写的主要信息显示在界面上，客户确认后</w:t>
      </w:r>
      <w:r w:rsidR="00276F41">
        <w:rPr>
          <w:rFonts w:hint="eastAsia"/>
        </w:rPr>
        <w:t>，</w:t>
      </w:r>
      <w:r w:rsidR="00604705">
        <w:rPr>
          <w:rFonts w:hint="eastAsia"/>
        </w:rPr>
        <w:t>客服人员要求客户</w:t>
      </w:r>
      <w:r w:rsidR="00CC0F4F">
        <w:rPr>
          <w:rFonts w:hint="eastAsia"/>
        </w:rPr>
        <w:t>进行查询密码、交易密码设置，要求重复输入验证密码设置。密码设置后</w:t>
      </w:r>
      <w:r w:rsidR="00604705">
        <w:rPr>
          <w:rFonts w:hint="eastAsia"/>
        </w:rPr>
        <w:t>当面在终端上签字及按指纹，客户处理完毕后点击确认。</w:t>
      </w:r>
    </w:p>
    <w:p w:rsidR="00604705" w:rsidRDefault="001E6F14" w:rsidP="00604705">
      <w:pPr>
        <w:pStyle w:val="afd"/>
        <w:ind w:firstLine="420"/>
      </w:pPr>
      <w:r>
        <w:rPr>
          <w:rFonts w:hint="eastAsia"/>
        </w:rPr>
        <w:t>1</w:t>
      </w:r>
      <w:r w:rsidR="00A05EB2">
        <w:rPr>
          <w:rFonts w:hint="eastAsia"/>
        </w:rPr>
        <w:t>1</w:t>
      </w:r>
      <w:r w:rsidR="001B751E">
        <w:rPr>
          <w:rFonts w:hint="eastAsia"/>
        </w:rPr>
        <w:t>.</w:t>
      </w:r>
      <w:r w:rsidR="001B751E">
        <w:rPr>
          <w:rFonts w:hint="eastAsia"/>
        </w:rPr>
        <w:tab/>
      </w:r>
      <w:r w:rsidR="00604705">
        <w:rPr>
          <w:rFonts w:hint="eastAsia"/>
        </w:rPr>
        <w:t>客服审核</w:t>
      </w:r>
    </w:p>
    <w:p w:rsidR="00735887" w:rsidRDefault="00604705" w:rsidP="002A5D10">
      <w:pPr>
        <w:pStyle w:val="afd"/>
        <w:ind w:left="840" w:firstLine="420"/>
      </w:pPr>
      <w:r>
        <w:rPr>
          <w:rFonts w:hint="eastAsia"/>
        </w:rPr>
        <w:t>客户确认提交的信息表单直接提交到客服端，客服人员对客户提交的信息内容进行审核，审核通过后提交后台进行开卡处理，审核不通过则驳回到信息提交界面，</w:t>
      </w:r>
      <w:r w:rsidR="00FD21F7">
        <w:rPr>
          <w:rFonts w:hint="eastAsia"/>
        </w:rPr>
        <w:t>进入</w:t>
      </w:r>
      <w:r w:rsidR="00FD21F7">
        <w:rPr>
          <w:rFonts w:hint="eastAsia"/>
        </w:rPr>
        <w:t>10</w:t>
      </w:r>
      <w:r>
        <w:rPr>
          <w:rFonts w:hint="eastAsia"/>
        </w:rPr>
        <w:t>。</w:t>
      </w:r>
    </w:p>
    <w:p w:rsidR="00604705" w:rsidRDefault="00D21B5C" w:rsidP="00604705">
      <w:pPr>
        <w:pStyle w:val="afd"/>
        <w:ind w:firstLine="420"/>
      </w:pPr>
      <w:r>
        <w:rPr>
          <w:rFonts w:hint="eastAsia"/>
        </w:rPr>
        <w:t>1</w:t>
      </w:r>
      <w:r w:rsidR="00A05EB2">
        <w:rPr>
          <w:rFonts w:hint="eastAsia"/>
        </w:rPr>
        <w:t>2</w:t>
      </w:r>
      <w:r w:rsidR="001E6F14">
        <w:rPr>
          <w:rFonts w:hint="eastAsia"/>
        </w:rPr>
        <w:t>.</w:t>
      </w:r>
      <w:r w:rsidR="00735887">
        <w:rPr>
          <w:rFonts w:hint="eastAsia"/>
        </w:rPr>
        <w:tab/>
      </w:r>
      <w:r w:rsidR="00604705">
        <w:rPr>
          <w:rFonts w:hint="eastAsia"/>
        </w:rPr>
        <w:t>开卡</w:t>
      </w:r>
      <w:r w:rsidR="0009585A">
        <w:rPr>
          <w:rFonts w:hint="eastAsia"/>
        </w:rPr>
        <w:t>、渠道签约及发卡</w:t>
      </w:r>
    </w:p>
    <w:p w:rsidR="0009585A" w:rsidRDefault="00604705" w:rsidP="002A5D10">
      <w:pPr>
        <w:pStyle w:val="afd"/>
        <w:ind w:left="840" w:firstLine="420"/>
      </w:pPr>
      <w:r>
        <w:rPr>
          <w:rFonts w:hint="eastAsia"/>
        </w:rPr>
        <w:t>将客户前面的页面填写的和选择的个人信息发往核心进行开卡交易。开卡成功后，</w:t>
      </w:r>
      <w:r w:rsidR="003526C8">
        <w:rPr>
          <w:rFonts w:hint="eastAsia"/>
        </w:rPr>
        <w:t>后台自动进行客户勾选的电子渠道签约开通</w:t>
      </w:r>
      <w:r w:rsidR="00E53D50">
        <w:rPr>
          <w:rFonts w:hint="eastAsia"/>
        </w:rPr>
        <w:t>。</w:t>
      </w:r>
    </w:p>
    <w:p w:rsidR="0009585A" w:rsidRDefault="0009585A" w:rsidP="002A5D10">
      <w:pPr>
        <w:pStyle w:val="afd"/>
        <w:ind w:left="840" w:firstLine="420"/>
      </w:pPr>
      <w:r>
        <w:rPr>
          <w:rFonts w:hint="eastAsia"/>
        </w:rPr>
        <w:t>开卡</w:t>
      </w:r>
      <w:r w:rsidR="00604705">
        <w:rPr>
          <w:rFonts w:hint="eastAsia"/>
        </w:rPr>
        <w:t>交易失败</w:t>
      </w:r>
      <w:r>
        <w:rPr>
          <w:rFonts w:hint="eastAsia"/>
        </w:rPr>
        <w:t>：</w:t>
      </w:r>
      <w:r w:rsidR="00604705">
        <w:rPr>
          <w:rFonts w:hint="eastAsia"/>
        </w:rPr>
        <w:t>则给予客户提示，并跳转到错误页面退到主界面</w:t>
      </w:r>
      <w:r w:rsidR="00483E67">
        <w:rPr>
          <w:rFonts w:hint="eastAsia"/>
        </w:rPr>
        <w:t>，终端进行吞卡</w:t>
      </w:r>
      <w:r w:rsidR="00604705">
        <w:rPr>
          <w:rFonts w:hint="eastAsia"/>
        </w:rPr>
        <w:t>。</w:t>
      </w:r>
    </w:p>
    <w:p w:rsidR="0009585A" w:rsidRDefault="005A5813" w:rsidP="002A5D10">
      <w:pPr>
        <w:pStyle w:val="afd"/>
        <w:ind w:left="840" w:firstLine="420"/>
      </w:pPr>
      <w:r>
        <w:rPr>
          <w:rFonts w:hint="eastAsia"/>
        </w:rPr>
        <w:t>如果开卡成功，签约未成功，则提示客户开卡成功，签约需要</w:t>
      </w:r>
      <w:r w:rsidR="009F71DC">
        <w:rPr>
          <w:rFonts w:hint="eastAsia"/>
        </w:rPr>
        <w:t>在主界面选择电子渠道签约</w:t>
      </w:r>
      <w:r>
        <w:rPr>
          <w:rFonts w:hint="eastAsia"/>
        </w:rPr>
        <w:t>办理。</w:t>
      </w:r>
    </w:p>
    <w:p w:rsidR="001B751E" w:rsidRDefault="00DC5F9F" w:rsidP="002A5D10">
      <w:pPr>
        <w:pStyle w:val="afd"/>
        <w:ind w:left="840" w:firstLine="420"/>
      </w:pPr>
      <w:r>
        <w:rPr>
          <w:rFonts w:hint="eastAsia"/>
        </w:rPr>
        <w:t>如果全部成功，则提示客户处理成功</w:t>
      </w:r>
      <w:r w:rsidR="005833F1">
        <w:rPr>
          <w:rFonts w:hint="eastAsia"/>
        </w:rPr>
        <w:t>，客户进行领卡。</w:t>
      </w:r>
    </w:p>
    <w:p w:rsidR="001B751E" w:rsidRDefault="001B751E" w:rsidP="005F0A1C">
      <w:pPr>
        <w:pStyle w:val="afd"/>
        <w:ind w:firstLine="420"/>
      </w:pPr>
      <w:r>
        <w:rPr>
          <w:rFonts w:hint="eastAsia"/>
        </w:rPr>
        <w:t>1</w:t>
      </w:r>
      <w:r w:rsidR="00A524C2">
        <w:rPr>
          <w:rFonts w:hint="eastAsia"/>
        </w:rPr>
        <w:t>3</w:t>
      </w:r>
      <w:r>
        <w:rPr>
          <w:rFonts w:hint="eastAsia"/>
        </w:rPr>
        <w:t>.</w:t>
      </w:r>
      <w:r>
        <w:rPr>
          <w:rFonts w:hint="eastAsia"/>
        </w:rPr>
        <w:tab/>
      </w:r>
      <w:r>
        <w:rPr>
          <w:rFonts w:hint="eastAsia"/>
        </w:rPr>
        <w:t>打印凭条</w:t>
      </w:r>
    </w:p>
    <w:p w:rsidR="00340848" w:rsidRPr="00340848" w:rsidRDefault="006661A7" w:rsidP="001B751E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 w:rsidR="00AB6BF6">
        <w:rPr>
          <w:rFonts w:hint="eastAsia"/>
        </w:rPr>
        <w:t>打印客户开卡凭条。</w:t>
      </w:r>
    </w:p>
    <w:p w:rsidR="00DF03C3" w:rsidRDefault="00726D52">
      <w:pPr>
        <w:pStyle w:val="4"/>
        <w:numPr>
          <w:ilvl w:val="3"/>
          <w:numId w:val="4"/>
        </w:numPr>
      </w:pPr>
      <w:r>
        <w:rPr>
          <w:rFonts w:hint="eastAsia"/>
        </w:rPr>
        <w:t>界面元素</w:t>
      </w:r>
    </w:p>
    <w:p w:rsidR="00800AF0" w:rsidRPr="003F0A63" w:rsidRDefault="00800AF0" w:rsidP="00800AF0">
      <w:pPr>
        <w:rPr>
          <w:b/>
        </w:rPr>
      </w:pPr>
      <w:r w:rsidRPr="003F0A63">
        <w:rPr>
          <w:rFonts w:hint="eastAsia"/>
          <w:b/>
        </w:rPr>
        <w:t>建立客户信息：</w:t>
      </w:r>
    </w:p>
    <w:tbl>
      <w:tblPr>
        <w:tblW w:w="9500" w:type="dxa"/>
        <w:tblInd w:w="93" w:type="dxa"/>
        <w:tblLook w:val="04A0" w:firstRow="1" w:lastRow="0" w:firstColumn="1" w:lastColumn="0" w:noHBand="0" w:noVBand="1"/>
      </w:tblPr>
      <w:tblGrid>
        <w:gridCol w:w="2142"/>
        <w:gridCol w:w="992"/>
        <w:gridCol w:w="2666"/>
        <w:gridCol w:w="3700"/>
      </w:tblGrid>
      <w:tr w:rsidR="00C618A0" w:rsidRPr="00C618A0" w:rsidTr="003B5880">
        <w:trPr>
          <w:trHeight w:val="270"/>
        </w:trPr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界面元素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是否必输</w:t>
            </w:r>
          </w:p>
        </w:tc>
        <w:tc>
          <w:tcPr>
            <w:tcW w:w="26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说明</w:t>
            </w:r>
          </w:p>
        </w:tc>
        <w:tc>
          <w:tcPr>
            <w:tcW w:w="3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待确认内容</w:t>
            </w:r>
          </w:p>
        </w:tc>
      </w:tr>
      <w:tr w:rsidR="00C618A0" w:rsidRPr="00C618A0" w:rsidTr="003B5880">
        <w:trPr>
          <w:trHeight w:val="270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个人名称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刷身份证回显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C618A0" w:rsidRPr="00C618A0" w:rsidTr="003B5880">
        <w:trPr>
          <w:trHeight w:val="270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证件种类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刷身份证回显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C618A0" w:rsidRPr="00C618A0" w:rsidTr="003B5880">
        <w:trPr>
          <w:trHeight w:val="270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证件号码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刷身份证回显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C618A0" w:rsidRPr="00C618A0" w:rsidTr="003B5880">
        <w:trPr>
          <w:trHeight w:val="270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发证机关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刷身份证回显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C618A0" w:rsidRPr="00C618A0" w:rsidTr="003B5880">
        <w:trPr>
          <w:trHeight w:val="270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证件到期日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刷身份证回显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C618A0" w:rsidRPr="00C618A0" w:rsidTr="003B5880">
        <w:trPr>
          <w:trHeight w:val="270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lastRenderedPageBreak/>
              <w:t>是否境内居民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刷身份证回显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C618A0" w:rsidRPr="00C618A0" w:rsidTr="003B5880">
        <w:trPr>
          <w:trHeight w:val="270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客户身份类别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刷身份证回显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C618A0" w:rsidRPr="00C618A0" w:rsidTr="003B5880">
        <w:trPr>
          <w:trHeight w:val="270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性别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刷身份证回显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C618A0" w:rsidRPr="00C618A0" w:rsidTr="003B5880">
        <w:trPr>
          <w:trHeight w:val="270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出生日期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刷身份证回显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C618A0" w:rsidRPr="00C618A0" w:rsidTr="003B5880">
        <w:trPr>
          <w:trHeight w:val="270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民族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刷身份证回显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C618A0" w:rsidRPr="00C618A0" w:rsidTr="003B5880">
        <w:trPr>
          <w:trHeight w:val="270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登记证件地址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刷身份证回显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C618A0" w:rsidRPr="00C618A0" w:rsidTr="003B5880">
        <w:trPr>
          <w:trHeight w:val="270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联系电话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手动输入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C618A0" w:rsidRPr="00C618A0" w:rsidTr="003D1F73">
        <w:trPr>
          <w:trHeight w:val="270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地区代码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手动输入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  <w:tr w:rsidR="00C618A0" w:rsidRPr="00C618A0" w:rsidTr="003D1F73">
        <w:trPr>
          <w:trHeight w:val="270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行政区划代码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  <w:tr w:rsidR="00C618A0" w:rsidRPr="00C618A0" w:rsidTr="003D1F73">
        <w:trPr>
          <w:trHeight w:val="270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所属地区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  <w:tr w:rsidR="00C618A0" w:rsidRPr="00C618A0" w:rsidTr="003B5880">
        <w:trPr>
          <w:trHeight w:val="270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国别代码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列表选择，默认中国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3D1F73" w:rsidP="003D1F7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是</w:t>
            </w:r>
          </w:p>
        </w:tc>
      </w:tr>
      <w:tr w:rsidR="00C618A0" w:rsidRPr="00C618A0" w:rsidTr="003B5880">
        <w:trPr>
          <w:trHeight w:val="270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是否员工标志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列表选择，默认否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隐藏</w:t>
            </w:r>
          </w:p>
        </w:tc>
      </w:tr>
      <w:tr w:rsidR="00C618A0" w:rsidRPr="00C618A0" w:rsidTr="003B5880">
        <w:trPr>
          <w:trHeight w:val="270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员工编号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隐藏</w:t>
            </w:r>
          </w:p>
        </w:tc>
      </w:tr>
      <w:tr w:rsidR="00C618A0" w:rsidRPr="00C618A0" w:rsidTr="003B5880">
        <w:trPr>
          <w:trHeight w:val="270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身份核查标志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5C460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列表选择，</w:t>
            </w:r>
            <w:r w:rsidR="005C4606">
              <w:rPr>
                <w:rFonts w:ascii="宋体" w:hAnsi="宋体" w:cs="宋体" w:hint="eastAsia"/>
                <w:color w:val="000000"/>
                <w:sz w:val="22"/>
                <w:szCs w:val="22"/>
              </w:rPr>
              <w:t>根据核查结果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C618A0" w:rsidRPr="00C618A0" w:rsidTr="003B5880">
        <w:trPr>
          <w:trHeight w:val="270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客户综合评估级别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列表选择，默认一般客户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  <w:tr w:rsidR="00C618A0" w:rsidRPr="00C618A0" w:rsidTr="003B5880">
        <w:trPr>
          <w:trHeight w:val="270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住宅邮编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C618A0" w:rsidRPr="00C618A0" w:rsidTr="003B5880">
        <w:trPr>
          <w:trHeight w:val="270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住宅电话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手动输入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C618A0" w:rsidRPr="00C618A0" w:rsidTr="003B5880">
        <w:trPr>
          <w:trHeight w:val="270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住宅地址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手动输入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C618A0" w:rsidRPr="00C618A0" w:rsidTr="003B5880">
        <w:trPr>
          <w:trHeight w:val="270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传真号码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C618A0" w:rsidRPr="00C618A0" w:rsidTr="003B5880">
        <w:trPr>
          <w:trHeight w:val="270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EMAIL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C618A0" w:rsidRPr="00C618A0" w:rsidTr="003B5880">
        <w:trPr>
          <w:trHeight w:val="270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是否免税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列表选择，默认否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3D1F73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隐藏</w:t>
            </w:r>
          </w:p>
        </w:tc>
      </w:tr>
      <w:tr w:rsidR="00C618A0" w:rsidRPr="00C618A0" w:rsidTr="003B5880">
        <w:trPr>
          <w:trHeight w:val="270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税率国别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列表选择，默认中国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3D1F73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隐藏</w:t>
            </w:r>
          </w:p>
        </w:tc>
      </w:tr>
      <w:tr w:rsidR="00C618A0" w:rsidRPr="00C618A0" w:rsidTr="003B5880">
        <w:trPr>
          <w:trHeight w:val="270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利息税税率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3D1F73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隐藏</w:t>
            </w:r>
          </w:p>
        </w:tc>
      </w:tr>
      <w:tr w:rsidR="00C618A0" w:rsidRPr="00C618A0" w:rsidTr="003B5880">
        <w:trPr>
          <w:trHeight w:val="270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工作单位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手动输入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C618A0" w:rsidRPr="00C618A0" w:rsidTr="003B5880">
        <w:trPr>
          <w:trHeight w:val="270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职业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列表选择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C618A0" w:rsidRPr="00C618A0" w:rsidTr="003B5880">
        <w:trPr>
          <w:trHeight w:val="270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职务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</w:rPr>
              <w:t>手动输入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8A0" w:rsidRPr="00C618A0" w:rsidRDefault="00C618A0" w:rsidP="00C618A0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C618A0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</w:tbl>
    <w:p w:rsidR="008A2F75" w:rsidRDefault="008A2F75">
      <w:pPr>
        <w:pStyle w:val="a0"/>
      </w:pPr>
    </w:p>
    <w:p w:rsidR="00584F2D" w:rsidRDefault="00584F2D" w:rsidP="00584F2D">
      <w:pPr>
        <w:pStyle w:val="aff4"/>
        <w:numPr>
          <w:ilvl w:val="0"/>
          <w:numId w:val="41"/>
        </w:numPr>
        <w:ind w:firstLineChars="0"/>
      </w:pPr>
      <w:r>
        <w:rPr>
          <w:rFonts w:hint="eastAsia"/>
        </w:rPr>
        <w:t>个人名称、证件种类、证件号码、发证机关、证件到期日、是否境内居民、客户身份类别、性别、出生日期、民族、证件登记地址都是刷出来的。</w:t>
      </w:r>
    </w:p>
    <w:p w:rsidR="00584F2D" w:rsidRDefault="00A84A2B" w:rsidP="00584F2D">
      <w:pPr>
        <w:pStyle w:val="aff4"/>
        <w:numPr>
          <w:ilvl w:val="0"/>
          <w:numId w:val="41"/>
        </w:numPr>
        <w:ind w:firstLineChars="0"/>
      </w:pPr>
      <w:r>
        <w:rPr>
          <w:rFonts w:hint="eastAsia"/>
        </w:rPr>
        <w:t>手机</w:t>
      </w:r>
      <w:proofErr w:type="gramStart"/>
      <w:r>
        <w:rPr>
          <w:rFonts w:hint="eastAsia"/>
        </w:rPr>
        <w:t>号需要</w:t>
      </w:r>
      <w:proofErr w:type="gramEnd"/>
      <w:r>
        <w:rPr>
          <w:rFonts w:hint="eastAsia"/>
        </w:rPr>
        <w:t>客户</w:t>
      </w:r>
      <w:r w:rsidR="00584F2D">
        <w:rPr>
          <w:rFonts w:hint="eastAsia"/>
        </w:rPr>
        <w:t>输入</w:t>
      </w:r>
    </w:p>
    <w:p w:rsidR="00584F2D" w:rsidRDefault="00584F2D" w:rsidP="00584F2D">
      <w:pPr>
        <w:pStyle w:val="aff4"/>
        <w:numPr>
          <w:ilvl w:val="0"/>
          <w:numId w:val="41"/>
        </w:numPr>
        <w:ind w:firstLineChars="0"/>
      </w:pPr>
      <w:r>
        <w:rPr>
          <w:rFonts w:hint="eastAsia"/>
        </w:rPr>
        <w:t>国别代码</w:t>
      </w:r>
      <w:r w:rsidR="00265D3A">
        <w:rPr>
          <w:rFonts w:hint="eastAsia"/>
        </w:rPr>
        <w:t>默认中国</w:t>
      </w:r>
      <w:r>
        <w:rPr>
          <w:rFonts w:hint="eastAsia"/>
        </w:rPr>
        <w:t>、是否员工标志默认</w:t>
      </w:r>
      <w:r w:rsidR="00265D3A">
        <w:rPr>
          <w:rFonts w:hint="eastAsia"/>
        </w:rPr>
        <w:t>为否</w:t>
      </w:r>
    </w:p>
    <w:p w:rsidR="005727E7" w:rsidRDefault="00A84A2B" w:rsidP="00584F2D">
      <w:pPr>
        <w:pStyle w:val="aff4"/>
        <w:numPr>
          <w:ilvl w:val="0"/>
          <w:numId w:val="41"/>
        </w:numPr>
        <w:ind w:firstLineChars="0"/>
        <w:rPr>
          <w:ins w:id="91" w:author="User" w:date="2016-08-03T17:41:00Z"/>
        </w:rPr>
      </w:pPr>
      <w:r>
        <w:rPr>
          <w:rFonts w:hint="eastAsia"/>
        </w:rPr>
        <w:t>住宅电话、住宅地址、工作单位、职业、职务必填。</w:t>
      </w:r>
    </w:p>
    <w:p w:rsidR="00EF556B" w:rsidRDefault="00EF556B" w:rsidP="00584F2D">
      <w:pPr>
        <w:pStyle w:val="aff4"/>
        <w:numPr>
          <w:ilvl w:val="0"/>
          <w:numId w:val="41"/>
        </w:numPr>
        <w:ind w:firstLineChars="0"/>
      </w:pPr>
      <w:ins w:id="92" w:author="User" w:date="2016-08-03T17:41:00Z">
        <w:r>
          <w:rPr>
            <w:rFonts w:hint="eastAsia"/>
          </w:rPr>
          <w:t>建立客户信息，要求</w:t>
        </w:r>
      </w:ins>
      <w:ins w:id="93" w:author="User" w:date="2016-08-03T17:42:00Z">
        <w:r>
          <w:rPr>
            <w:rFonts w:hint="eastAsia"/>
          </w:rPr>
          <w:t>验证手机验证码，验证码由</w:t>
        </w:r>
        <w:r>
          <w:rPr>
            <w:rFonts w:hint="eastAsia"/>
          </w:rPr>
          <w:t>VTM</w:t>
        </w:r>
        <w:r>
          <w:rPr>
            <w:rFonts w:hint="eastAsia"/>
          </w:rPr>
          <w:t>系统生成发送，客户在界面输入验证码后，由</w:t>
        </w:r>
        <w:r>
          <w:rPr>
            <w:rFonts w:hint="eastAsia"/>
          </w:rPr>
          <w:t>VTM</w:t>
        </w:r>
        <w:r>
          <w:rPr>
            <w:rFonts w:hint="eastAsia"/>
          </w:rPr>
          <w:t>系统校验。</w:t>
        </w:r>
      </w:ins>
    </w:p>
    <w:p w:rsidR="007A2989" w:rsidRPr="003F0A63" w:rsidRDefault="007A2989" w:rsidP="007A2989">
      <w:pPr>
        <w:rPr>
          <w:b/>
        </w:rPr>
      </w:pPr>
      <w:r w:rsidRPr="003F0A63">
        <w:rPr>
          <w:rFonts w:hint="eastAsia"/>
          <w:b/>
        </w:rPr>
        <w:t>借记卡开卡</w:t>
      </w:r>
      <w:r w:rsidR="002B5316" w:rsidRPr="003F0A63">
        <w:rPr>
          <w:rFonts w:hint="eastAsia"/>
          <w:b/>
        </w:rPr>
        <w:t>：</w:t>
      </w:r>
    </w:p>
    <w:tbl>
      <w:tblPr>
        <w:tblW w:w="9513" w:type="dxa"/>
        <w:tblInd w:w="93" w:type="dxa"/>
        <w:tblLook w:val="04A0" w:firstRow="1" w:lastRow="0" w:firstColumn="1" w:lastColumn="0" w:noHBand="0" w:noVBand="1"/>
      </w:tblPr>
      <w:tblGrid>
        <w:gridCol w:w="2540"/>
        <w:gridCol w:w="1161"/>
        <w:gridCol w:w="2739"/>
        <w:gridCol w:w="3073"/>
      </w:tblGrid>
      <w:tr w:rsidR="00656446" w:rsidRPr="00656446" w:rsidTr="00656446">
        <w:trPr>
          <w:trHeight w:val="270"/>
        </w:trPr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界面元素</w:t>
            </w:r>
          </w:p>
        </w:tc>
        <w:tc>
          <w:tcPr>
            <w:tcW w:w="11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是否必输</w:t>
            </w:r>
          </w:p>
        </w:tc>
        <w:tc>
          <w:tcPr>
            <w:tcW w:w="2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说明</w:t>
            </w:r>
          </w:p>
        </w:tc>
        <w:tc>
          <w:tcPr>
            <w:tcW w:w="30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待确认内容</w:t>
            </w:r>
          </w:p>
        </w:tc>
      </w:tr>
      <w:tr w:rsidR="00656446" w:rsidRPr="00656446" w:rsidTr="00656446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输入方式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默认磁条输入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656446" w:rsidRPr="00656446" w:rsidTr="00656446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卡号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580C35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终端</w:t>
            </w:r>
            <w:proofErr w:type="gramStart"/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读取</w:t>
            </w:r>
            <w:r w:rsidR="00656446"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回显</w:t>
            </w:r>
            <w:proofErr w:type="gramEnd"/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656446" w:rsidRPr="00656446" w:rsidTr="00656446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gramStart"/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卡类型</w:t>
            </w:r>
            <w:proofErr w:type="gramEnd"/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编号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580C35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终端</w:t>
            </w:r>
            <w:proofErr w:type="gramStart"/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读取</w:t>
            </w:r>
            <w:r w:rsidR="00656446"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回显</w:t>
            </w:r>
            <w:proofErr w:type="gramEnd"/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656446" w:rsidRPr="00656446" w:rsidTr="00656446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预存金额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隐藏</w:t>
            </w:r>
          </w:p>
        </w:tc>
      </w:tr>
      <w:tr w:rsidR="00656446" w:rsidRPr="00656446" w:rsidTr="00656446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lastRenderedPageBreak/>
              <w:t>密码方式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默认预留密码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656446" w:rsidRPr="00656446" w:rsidTr="00656446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卡交易密码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gramStart"/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用户手输</w:t>
            </w:r>
            <w:proofErr w:type="gramEnd"/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656446" w:rsidRPr="00656446" w:rsidTr="00656446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卡查询密码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gramStart"/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用户手输</w:t>
            </w:r>
            <w:proofErr w:type="gramEnd"/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656446" w:rsidRPr="00656446" w:rsidTr="00656446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证件种类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刷身份证回显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656446" w:rsidRPr="00656446" w:rsidTr="00656446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证件号码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刷身份证回显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656446" w:rsidRPr="00656446" w:rsidTr="00656446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客户号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刷身份证回显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656446" w:rsidRPr="00656446" w:rsidTr="00656446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性别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刷身份证回显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656446" w:rsidRPr="00656446" w:rsidTr="00656446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客户姓名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刷身份证回显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656446" w:rsidRPr="00656446" w:rsidTr="00656446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开户是否代理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默认否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隐藏</w:t>
            </w:r>
          </w:p>
        </w:tc>
      </w:tr>
      <w:tr w:rsidR="00656446" w:rsidRPr="00656446" w:rsidTr="00656446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开户代理人证件种类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隐藏</w:t>
            </w:r>
          </w:p>
        </w:tc>
      </w:tr>
      <w:tr w:rsidR="00656446" w:rsidRPr="00656446" w:rsidTr="00656446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开户代理人证件号码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隐藏</w:t>
            </w:r>
          </w:p>
        </w:tc>
      </w:tr>
      <w:tr w:rsidR="00656446" w:rsidRPr="00656446" w:rsidTr="00656446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开户代理人姓名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隐藏</w:t>
            </w:r>
          </w:p>
        </w:tc>
      </w:tr>
      <w:tr w:rsidR="00656446" w:rsidRPr="00656446" w:rsidTr="00656446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卡折合</w:t>
            </w:r>
            <w:proofErr w:type="gramStart"/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一</w:t>
            </w:r>
            <w:proofErr w:type="gramEnd"/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标志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默认</w:t>
            </w:r>
            <w:proofErr w:type="gramStart"/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不</w:t>
            </w:r>
            <w:proofErr w:type="gramEnd"/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</w:rPr>
              <w:t>合一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446" w:rsidRPr="00656446" w:rsidRDefault="00656446" w:rsidP="00656446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56446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隐藏</w:t>
            </w:r>
          </w:p>
        </w:tc>
      </w:tr>
    </w:tbl>
    <w:p w:rsidR="00A84A2B" w:rsidRDefault="00A84A2B" w:rsidP="005727E7">
      <w:pPr>
        <w:pStyle w:val="aff4"/>
        <w:ind w:left="780" w:firstLineChars="0" w:firstLine="0"/>
      </w:pPr>
    </w:p>
    <w:p w:rsidR="005727E7" w:rsidRDefault="005727E7" w:rsidP="008E55A3">
      <w:pPr>
        <w:pStyle w:val="aff4"/>
        <w:ind w:leftChars="190" w:left="380" w:firstLineChars="0" w:firstLine="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C213A">
        <w:rPr>
          <w:rFonts w:hint="eastAsia"/>
        </w:rPr>
        <w:t>卡号、</w:t>
      </w:r>
      <w:proofErr w:type="gramStart"/>
      <w:r w:rsidR="000C213A">
        <w:rPr>
          <w:rFonts w:hint="eastAsia"/>
        </w:rPr>
        <w:t>卡类型</w:t>
      </w:r>
      <w:proofErr w:type="gramEnd"/>
      <w:r w:rsidR="000C213A">
        <w:rPr>
          <w:rFonts w:hint="eastAsia"/>
        </w:rPr>
        <w:t>编号信息从系统自动查询分配</w:t>
      </w:r>
    </w:p>
    <w:p w:rsidR="000C213A" w:rsidRDefault="000C213A" w:rsidP="008E55A3">
      <w:pPr>
        <w:pStyle w:val="aff4"/>
        <w:ind w:leftChars="190" w:left="380" w:firstLineChars="0" w:firstLine="0"/>
      </w:pPr>
      <w:r>
        <w:rPr>
          <w:rFonts w:hint="eastAsia"/>
        </w:rPr>
        <w:t>2</w:t>
      </w:r>
      <w:r>
        <w:rPr>
          <w:rFonts w:hint="eastAsia"/>
        </w:rPr>
        <w:t>、密码方式默认为</w:t>
      </w:r>
      <w:r>
        <w:rPr>
          <w:rFonts w:hint="eastAsia"/>
        </w:rPr>
        <w:t>0-</w:t>
      </w:r>
      <w:r>
        <w:rPr>
          <w:rFonts w:hint="eastAsia"/>
        </w:rPr>
        <w:t>预留密码</w:t>
      </w:r>
    </w:p>
    <w:p w:rsidR="000C213A" w:rsidRDefault="000C213A" w:rsidP="008E55A3">
      <w:pPr>
        <w:pStyle w:val="aff4"/>
        <w:ind w:leftChars="190" w:left="380" w:firstLineChars="0" w:firstLine="0"/>
      </w:pPr>
      <w:r>
        <w:rPr>
          <w:rFonts w:hint="eastAsia"/>
        </w:rPr>
        <w:t>3</w:t>
      </w:r>
      <w:r>
        <w:rPr>
          <w:rFonts w:hint="eastAsia"/>
        </w:rPr>
        <w:t>、客户需要设置卡交易密码和卡查询密码，并且要输入两次进行验证</w:t>
      </w:r>
    </w:p>
    <w:p w:rsidR="000C213A" w:rsidRDefault="000C213A" w:rsidP="008E55A3">
      <w:pPr>
        <w:pStyle w:val="aff4"/>
        <w:ind w:leftChars="190" w:left="380" w:firstLineChars="0" w:firstLine="0"/>
      </w:pPr>
      <w:r>
        <w:rPr>
          <w:rFonts w:hint="eastAsia"/>
        </w:rPr>
        <w:t>4</w:t>
      </w:r>
      <w:r>
        <w:rPr>
          <w:rFonts w:hint="eastAsia"/>
        </w:rPr>
        <w:t>、证件信息通过刷身份证回显</w:t>
      </w:r>
    </w:p>
    <w:p w:rsidR="000C213A" w:rsidRDefault="000C213A" w:rsidP="008E55A3">
      <w:pPr>
        <w:pStyle w:val="aff4"/>
        <w:ind w:leftChars="190" w:left="380" w:firstLineChars="0" w:firstLine="0"/>
      </w:pPr>
      <w:r>
        <w:rPr>
          <w:rFonts w:hint="eastAsia"/>
        </w:rPr>
        <w:t>5</w:t>
      </w:r>
      <w:r>
        <w:rPr>
          <w:rFonts w:hint="eastAsia"/>
        </w:rPr>
        <w:t>、客户号通过身份证查询回来</w:t>
      </w:r>
    </w:p>
    <w:p w:rsidR="000C213A" w:rsidRDefault="000C213A" w:rsidP="008E55A3">
      <w:pPr>
        <w:pStyle w:val="aff4"/>
        <w:ind w:leftChars="190" w:left="380" w:firstLineChars="0" w:firstLine="0"/>
      </w:pPr>
      <w:r>
        <w:rPr>
          <w:rFonts w:hint="eastAsia"/>
        </w:rPr>
        <w:t>6</w:t>
      </w:r>
      <w:r>
        <w:rPr>
          <w:rFonts w:hint="eastAsia"/>
        </w:rPr>
        <w:t>、是否代理</w:t>
      </w:r>
      <w:r w:rsidR="00054525">
        <w:rPr>
          <w:rFonts w:hint="eastAsia"/>
        </w:rPr>
        <w:t>不显示</w:t>
      </w:r>
      <w:r>
        <w:rPr>
          <w:rFonts w:hint="eastAsia"/>
        </w:rPr>
        <w:t>，默认为</w:t>
      </w:r>
      <w:r>
        <w:rPr>
          <w:rFonts w:hint="eastAsia"/>
        </w:rPr>
        <w:t>0</w:t>
      </w:r>
      <w:r>
        <w:rPr>
          <w:rFonts w:hint="eastAsia"/>
        </w:rPr>
        <w:t>否</w:t>
      </w:r>
    </w:p>
    <w:p w:rsidR="000C213A" w:rsidRDefault="000C213A" w:rsidP="008E55A3">
      <w:pPr>
        <w:pStyle w:val="aff4"/>
        <w:ind w:leftChars="190" w:left="380" w:firstLineChars="0" w:firstLine="0"/>
      </w:pPr>
      <w:r>
        <w:rPr>
          <w:rFonts w:hint="eastAsia"/>
        </w:rPr>
        <w:t>7</w:t>
      </w:r>
      <w:r>
        <w:rPr>
          <w:rFonts w:hint="eastAsia"/>
        </w:rPr>
        <w:t>、卡折合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标志</w:t>
      </w:r>
      <w:r w:rsidR="00054525">
        <w:rPr>
          <w:rFonts w:hint="eastAsia"/>
        </w:rPr>
        <w:t>不显示，</w:t>
      </w:r>
      <w:r>
        <w:rPr>
          <w:rFonts w:hint="eastAsia"/>
        </w:rPr>
        <w:t>默认</w:t>
      </w:r>
      <w:r>
        <w:rPr>
          <w:rFonts w:hint="eastAsia"/>
        </w:rPr>
        <w:t>0-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合一</w:t>
      </w:r>
    </w:p>
    <w:p w:rsidR="002B2911" w:rsidRDefault="002B2911" w:rsidP="008E55A3">
      <w:pPr>
        <w:pStyle w:val="aff4"/>
        <w:ind w:leftChars="190" w:left="380" w:firstLineChars="0" w:firstLine="0"/>
      </w:pPr>
      <w:r>
        <w:rPr>
          <w:rFonts w:hint="eastAsia"/>
        </w:rPr>
        <w:t>8</w:t>
      </w:r>
      <w:r>
        <w:rPr>
          <w:rFonts w:hint="eastAsia"/>
        </w:rPr>
        <w:t>、手机号码不允许修改</w:t>
      </w:r>
    </w:p>
    <w:p w:rsidR="00E14499" w:rsidRPr="000C213A" w:rsidRDefault="00E14499" w:rsidP="008E55A3">
      <w:pPr>
        <w:pStyle w:val="aff4"/>
        <w:ind w:leftChars="190" w:left="380" w:firstLineChars="0" w:firstLine="0"/>
      </w:pPr>
      <w:r>
        <w:rPr>
          <w:rFonts w:hint="eastAsia"/>
        </w:rPr>
        <w:t>9</w:t>
      </w:r>
      <w:r>
        <w:rPr>
          <w:rFonts w:hint="eastAsia"/>
        </w:rPr>
        <w:t>、限额</w:t>
      </w:r>
      <w:r w:rsidR="005C31D0">
        <w:rPr>
          <w:rFonts w:hint="eastAsia"/>
        </w:rPr>
        <w:t>界面不显示，可以</w:t>
      </w:r>
      <w:r>
        <w:rPr>
          <w:rFonts w:hint="eastAsia"/>
        </w:rPr>
        <w:t>从管理端设置，</w:t>
      </w:r>
      <w:r w:rsidR="00C43175">
        <w:rPr>
          <w:rFonts w:hint="eastAsia"/>
        </w:rPr>
        <w:t>界面的限额需要</w:t>
      </w:r>
      <w:r>
        <w:rPr>
          <w:rFonts w:hint="eastAsia"/>
        </w:rPr>
        <w:t>从后台查询获取。</w:t>
      </w:r>
    </w:p>
    <w:p w:rsidR="00DF03C3" w:rsidRDefault="00726D52">
      <w:pPr>
        <w:pStyle w:val="4"/>
        <w:numPr>
          <w:ilvl w:val="3"/>
          <w:numId w:val="4"/>
        </w:numPr>
      </w:pPr>
      <w:r>
        <w:rPr>
          <w:rFonts w:hint="eastAsia"/>
        </w:rPr>
        <w:t>业务规则</w:t>
      </w:r>
    </w:p>
    <w:p w:rsidR="004E725A" w:rsidRDefault="0074691F" w:rsidP="008915D1">
      <w:pPr>
        <w:pStyle w:val="aff4"/>
        <w:numPr>
          <w:ilvl w:val="0"/>
          <w:numId w:val="42"/>
        </w:numPr>
        <w:ind w:firstLineChars="0"/>
      </w:pPr>
      <w:r>
        <w:rPr>
          <w:rFonts w:hint="eastAsia"/>
        </w:rPr>
        <w:t>开卡必须本人在场，</w:t>
      </w:r>
      <w:proofErr w:type="gramStart"/>
      <w:r>
        <w:rPr>
          <w:rFonts w:hint="eastAsia"/>
        </w:rPr>
        <w:t>并且由客服人</w:t>
      </w:r>
      <w:proofErr w:type="gramEnd"/>
      <w:r>
        <w:rPr>
          <w:rFonts w:hint="eastAsia"/>
        </w:rPr>
        <w:t>员进行身份核实及拍照。</w:t>
      </w:r>
    </w:p>
    <w:p w:rsidR="0074691F" w:rsidRDefault="0074691F" w:rsidP="008915D1">
      <w:pPr>
        <w:pStyle w:val="aff4"/>
        <w:numPr>
          <w:ilvl w:val="0"/>
          <w:numId w:val="42"/>
        </w:numPr>
        <w:ind w:firstLineChars="0"/>
      </w:pPr>
      <w:r>
        <w:rPr>
          <w:rFonts w:hint="eastAsia"/>
        </w:rPr>
        <w:t>客户必须在客服的监督下签字、按指纹。</w:t>
      </w:r>
    </w:p>
    <w:p w:rsidR="007A6083" w:rsidRDefault="007A6083" w:rsidP="008915D1">
      <w:pPr>
        <w:pStyle w:val="aff4"/>
        <w:numPr>
          <w:ilvl w:val="0"/>
          <w:numId w:val="42"/>
        </w:numPr>
        <w:ind w:firstLineChars="0"/>
      </w:pPr>
      <w:r>
        <w:rPr>
          <w:rFonts w:hint="eastAsia"/>
        </w:rPr>
        <w:t>本</w:t>
      </w:r>
      <w:r w:rsidR="00977512">
        <w:rPr>
          <w:rFonts w:hint="eastAsia"/>
        </w:rPr>
        <w:t>模块</w:t>
      </w:r>
      <w:r>
        <w:rPr>
          <w:rFonts w:hint="eastAsia"/>
        </w:rPr>
        <w:t>仅处理借记卡。</w:t>
      </w:r>
    </w:p>
    <w:p w:rsidR="009773EE" w:rsidRDefault="009773EE" w:rsidP="008915D1">
      <w:pPr>
        <w:pStyle w:val="aff4"/>
        <w:numPr>
          <w:ilvl w:val="0"/>
          <w:numId w:val="42"/>
        </w:numPr>
        <w:ind w:firstLineChars="0"/>
      </w:pPr>
      <w:r>
        <w:rPr>
          <w:rFonts w:hint="eastAsia"/>
        </w:rPr>
        <w:t>界</w:t>
      </w:r>
      <w:r w:rsidR="002565CA" w:rsidRPr="002565CA">
        <w:rPr>
          <w:rFonts w:hint="eastAsia"/>
        </w:rPr>
        <w:t>面元素借鉴柜面系统，柜面系统上打星号的，让客户必输，其他的可选输，</w:t>
      </w:r>
      <w:proofErr w:type="gramStart"/>
      <w:r w:rsidR="002565CA" w:rsidRPr="002565CA">
        <w:rPr>
          <w:rFonts w:hint="eastAsia"/>
        </w:rPr>
        <w:t>像是否</w:t>
      </w:r>
      <w:proofErr w:type="gramEnd"/>
      <w:r w:rsidR="002565CA" w:rsidRPr="002565CA">
        <w:rPr>
          <w:rFonts w:hint="eastAsia"/>
        </w:rPr>
        <w:t>员工标识类的，直接隐藏。</w:t>
      </w:r>
    </w:p>
    <w:p w:rsidR="00757818" w:rsidRPr="004E725A" w:rsidRDefault="00757818" w:rsidP="008915D1">
      <w:pPr>
        <w:pStyle w:val="aff4"/>
        <w:numPr>
          <w:ilvl w:val="0"/>
          <w:numId w:val="42"/>
        </w:numPr>
        <w:ind w:firstLineChars="0"/>
      </w:pPr>
      <w:r>
        <w:rPr>
          <w:rFonts w:hint="eastAsia"/>
        </w:rPr>
        <w:t>业务人员可以在管理端上</w:t>
      </w:r>
      <w:proofErr w:type="gramStart"/>
      <w:r>
        <w:rPr>
          <w:rFonts w:hint="eastAsia"/>
        </w:rPr>
        <w:t>传协议</w:t>
      </w:r>
      <w:proofErr w:type="gramEnd"/>
      <w:r>
        <w:rPr>
          <w:rFonts w:hint="eastAsia"/>
        </w:rPr>
        <w:t>条款内容，</w:t>
      </w:r>
      <w:r>
        <w:rPr>
          <w:rFonts w:hint="eastAsia"/>
        </w:rPr>
        <w:t>VTM</w:t>
      </w:r>
      <w:r>
        <w:rPr>
          <w:rFonts w:hint="eastAsia"/>
        </w:rPr>
        <w:t>从管理端获取协议条款并显示</w:t>
      </w:r>
    </w:p>
    <w:p w:rsidR="00780149" w:rsidRDefault="004C06A1" w:rsidP="00780149">
      <w:pPr>
        <w:pStyle w:val="3"/>
      </w:pPr>
      <w:bookmarkStart w:id="94" w:name="_Toc460229184"/>
      <w:r>
        <w:rPr>
          <w:rFonts w:hAnsi="宋体" w:hint="eastAsia"/>
          <w:bCs w:val="0"/>
          <w:sz w:val="28"/>
          <w:szCs w:val="28"/>
        </w:rPr>
        <w:lastRenderedPageBreak/>
        <w:t>借记卡</w:t>
      </w:r>
      <w:r w:rsidR="00C327A7">
        <w:rPr>
          <w:rFonts w:hAnsi="宋体" w:hint="eastAsia"/>
          <w:bCs w:val="0"/>
          <w:sz w:val="28"/>
          <w:szCs w:val="28"/>
        </w:rPr>
        <w:t>换</w:t>
      </w:r>
      <w:r w:rsidR="00780149">
        <w:rPr>
          <w:rFonts w:hAnsi="宋体" w:hint="eastAsia"/>
          <w:bCs w:val="0"/>
          <w:sz w:val="28"/>
          <w:szCs w:val="28"/>
        </w:rPr>
        <w:t>卡</w:t>
      </w:r>
      <w:bookmarkEnd w:id="94"/>
    </w:p>
    <w:p w:rsidR="003E3512" w:rsidRPr="003E3512" w:rsidRDefault="003E3512" w:rsidP="003E3512">
      <w:pPr>
        <w:pStyle w:val="aff4"/>
        <w:keepNext/>
        <w:keepLines/>
        <w:numPr>
          <w:ilvl w:val="2"/>
          <w:numId w:val="4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780149" w:rsidRDefault="00780149" w:rsidP="003E3512">
      <w:pPr>
        <w:pStyle w:val="4"/>
        <w:numPr>
          <w:ilvl w:val="3"/>
          <w:numId w:val="4"/>
        </w:numPr>
      </w:pPr>
      <w:r>
        <w:rPr>
          <w:rFonts w:hint="eastAsia"/>
        </w:rPr>
        <w:t>功能描述</w:t>
      </w:r>
    </w:p>
    <w:p w:rsidR="00780149" w:rsidRPr="00340848" w:rsidRDefault="00780149" w:rsidP="00780149">
      <w:pPr>
        <w:pStyle w:val="afd"/>
        <w:ind w:firstLine="420"/>
      </w:pPr>
      <w:r>
        <w:rPr>
          <w:rFonts w:hint="eastAsia"/>
        </w:rPr>
        <w:t>该模块可以让客户通过</w:t>
      </w:r>
      <w:r>
        <w:rPr>
          <w:rFonts w:hint="eastAsia"/>
        </w:rPr>
        <w:t>VTM</w:t>
      </w:r>
      <w:r>
        <w:rPr>
          <w:rFonts w:hint="eastAsia"/>
        </w:rPr>
        <w:t>柜员</w:t>
      </w:r>
      <w:proofErr w:type="gramStart"/>
      <w:r>
        <w:rPr>
          <w:rFonts w:hint="eastAsia"/>
        </w:rPr>
        <w:t>机现场申</w:t>
      </w:r>
      <w:r w:rsidR="00C327A7">
        <w:rPr>
          <w:rFonts w:hint="eastAsia"/>
        </w:rPr>
        <w:t>请换借</w:t>
      </w:r>
      <w:proofErr w:type="gramEnd"/>
      <w:r w:rsidR="00C327A7">
        <w:rPr>
          <w:rFonts w:hint="eastAsia"/>
        </w:rPr>
        <w:t>记卡</w:t>
      </w:r>
      <w:r w:rsidR="0084652B">
        <w:rPr>
          <w:rFonts w:hint="eastAsia"/>
        </w:rPr>
        <w:t>，包括三种类型：正常换卡、破损换卡、挂失补卡</w:t>
      </w:r>
      <w:r>
        <w:rPr>
          <w:rFonts w:hint="eastAsia"/>
        </w:rPr>
        <w:t>。</w:t>
      </w:r>
    </w:p>
    <w:p w:rsidR="00780149" w:rsidRDefault="00780149" w:rsidP="00780149">
      <w:pPr>
        <w:pStyle w:val="4"/>
        <w:numPr>
          <w:ilvl w:val="3"/>
          <w:numId w:val="4"/>
        </w:numPr>
      </w:pPr>
      <w:r>
        <w:rPr>
          <w:rFonts w:hint="eastAsia"/>
        </w:rPr>
        <w:lastRenderedPageBreak/>
        <w:t>业务流程</w:t>
      </w:r>
    </w:p>
    <w:p w:rsidR="000F1F75" w:rsidRPr="000F1F75" w:rsidRDefault="0056521A" w:rsidP="000F1F75">
      <w:pPr>
        <w:jc w:val="center"/>
      </w:pPr>
      <w:r>
        <w:object w:dxaOrig="5738" w:dyaOrig="18263">
          <v:shape id="_x0000_i1026" type="#_x0000_t75" style="width:219pt;height:697.5pt" o:ole="">
            <v:imagedata r:id="rId12" o:title=""/>
          </v:shape>
          <o:OLEObject Type="Embed" ProgID="Visio.Drawing.15" ShapeID="_x0000_i1026" DrawAspect="Content" ObjectID="_1534597181" r:id="rId13"/>
        </w:object>
      </w:r>
    </w:p>
    <w:p w:rsidR="00C65F40" w:rsidRDefault="00C65F40" w:rsidP="00C65F40">
      <w:pPr>
        <w:pStyle w:val="afd"/>
        <w:ind w:left="567" w:firstLineChars="0" w:firstLine="0"/>
      </w:pPr>
      <w:r>
        <w:rPr>
          <w:rFonts w:hint="eastAsia"/>
        </w:rPr>
        <w:lastRenderedPageBreak/>
        <w:t>1.</w:t>
      </w:r>
      <w:r>
        <w:rPr>
          <w:rFonts w:hint="eastAsia"/>
        </w:rPr>
        <w:tab/>
      </w:r>
      <w:r>
        <w:rPr>
          <w:rFonts w:hint="eastAsia"/>
        </w:rPr>
        <w:t>检查借记卡数量</w:t>
      </w:r>
      <w:r>
        <w:rPr>
          <w:rFonts w:hint="eastAsia"/>
        </w:rPr>
        <w:t>.</w:t>
      </w:r>
    </w:p>
    <w:p w:rsidR="00B72FEC" w:rsidRPr="00B72FEC" w:rsidRDefault="00410569" w:rsidP="00C65F40">
      <w:pPr>
        <w:ind w:left="567"/>
      </w:pPr>
      <w:r>
        <w:rPr>
          <w:rFonts w:hint="eastAsia"/>
        </w:rPr>
        <w:tab/>
      </w:r>
      <w:r>
        <w:rPr>
          <w:rFonts w:hint="eastAsia"/>
        </w:rPr>
        <w:tab/>
      </w:r>
      <w:r w:rsidR="00C65F40" w:rsidRPr="00B25846">
        <w:rPr>
          <w:rFonts w:ascii="Arial" w:hAnsi="Arial" w:cs="宋体" w:hint="eastAsia"/>
          <w:sz w:val="21"/>
        </w:rPr>
        <w:t>系统检查借记卡的数量，如果没有借记卡，则提示当前借记卡数量不足，不能办理。</w:t>
      </w:r>
    </w:p>
    <w:p w:rsidR="002E646F" w:rsidRDefault="00C65F40" w:rsidP="002E646F">
      <w:pPr>
        <w:pStyle w:val="afd"/>
        <w:ind w:left="567" w:firstLineChars="0" w:firstLine="0"/>
      </w:pPr>
      <w:r>
        <w:rPr>
          <w:rFonts w:hint="eastAsia"/>
        </w:rPr>
        <w:t>2</w:t>
      </w:r>
      <w:r w:rsidR="002E646F">
        <w:rPr>
          <w:rFonts w:hint="eastAsia"/>
        </w:rPr>
        <w:t>.</w:t>
      </w:r>
      <w:r w:rsidR="002E646F">
        <w:rPr>
          <w:rFonts w:hint="eastAsia"/>
        </w:rPr>
        <w:tab/>
      </w:r>
      <w:r w:rsidR="002E646F">
        <w:rPr>
          <w:rFonts w:hint="eastAsia"/>
        </w:rPr>
        <w:t>扫描身份证</w:t>
      </w:r>
    </w:p>
    <w:p w:rsidR="002E646F" w:rsidRDefault="002E646F" w:rsidP="00410569">
      <w:pPr>
        <w:pStyle w:val="afd"/>
        <w:ind w:left="840" w:firstLineChars="0" w:firstLine="420"/>
      </w:pPr>
      <w:r>
        <w:rPr>
          <w:rFonts w:hint="eastAsia"/>
        </w:rPr>
        <w:t>如果客户刷的不是身份证或者未成功读取则提示失败，提示客户重新刷身份证，直至身份证读取成功。如果是因为机器硬件故障则同样会提示失败。</w:t>
      </w:r>
      <w:r w:rsidR="00054525">
        <w:rPr>
          <w:rFonts w:hint="eastAsia"/>
        </w:rPr>
        <w:t>临时身份证不能办理换卡业务。</w:t>
      </w:r>
    </w:p>
    <w:p w:rsidR="002E646F" w:rsidRDefault="00C65F40" w:rsidP="002E646F">
      <w:pPr>
        <w:pStyle w:val="afd"/>
        <w:ind w:left="567" w:firstLineChars="0" w:firstLine="0"/>
      </w:pPr>
      <w:r>
        <w:rPr>
          <w:rFonts w:hint="eastAsia"/>
        </w:rPr>
        <w:t>3</w:t>
      </w:r>
      <w:r w:rsidR="002E646F">
        <w:rPr>
          <w:rFonts w:hint="eastAsia"/>
        </w:rPr>
        <w:t>.</w:t>
      </w:r>
      <w:r w:rsidR="002E646F">
        <w:rPr>
          <w:rFonts w:hint="eastAsia"/>
        </w:rPr>
        <w:tab/>
      </w:r>
      <w:r w:rsidR="002E646F">
        <w:rPr>
          <w:rFonts w:hint="eastAsia"/>
        </w:rPr>
        <w:t>联网核查</w:t>
      </w:r>
    </w:p>
    <w:p w:rsidR="002E646F" w:rsidRDefault="002E646F" w:rsidP="00410569">
      <w:pPr>
        <w:pStyle w:val="afd"/>
        <w:ind w:left="840" w:firstLineChars="0" w:firstLine="420"/>
      </w:pPr>
      <w:r>
        <w:rPr>
          <w:rFonts w:hint="eastAsia"/>
        </w:rPr>
        <w:t>读取身份证后，终端显示正在验证身份证信息。后台自动调用联网核查，超时以及核查失败都会跳转到错误页面，给予客户相应的提示。联网核查成功后后台自动查询核心系统是否存在客户信息，如果核心不存在客户信息，则</w:t>
      </w:r>
      <w:r w:rsidR="00804C1F">
        <w:rPr>
          <w:rFonts w:hint="eastAsia"/>
        </w:rPr>
        <w:t>提示客户没有我行存档记录</w:t>
      </w:r>
      <w:r w:rsidR="0075154A">
        <w:rPr>
          <w:rFonts w:hint="eastAsia"/>
        </w:rPr>
        <w:t>，此时如果客户有疑问，可以通过大厅工作人员介入引导至柜台</w:t>
      </w:r>
      <w:r w:rsidR="00216CCB">
        <w:rPr>
          <w:rFonts w:hint="eastAsia"/>
        </w:rPr>
        <w:t>或其他渠道</w:t>
      </w:r>
      <w:r w:rsidR="0075154A">
        <w:rPr>
          <w:rFonts w:hint="eastAsia"/>
        </w:rPr>
        <w:t>查询</w:t>
      </w:r>
      <w:r>
        <w:rPr>
          <w:rFonts w:hint="eastAsia"/>
        </w:rPr>
        <w:t>。如果核心存在客户信息，</w:t>
      </w:r>
      <w:r w:rsidR="001E5D95">
        <w:rPr>
          <w:rFonts w:hint="eastAsia"/>
        </w:rPr>
        <w:t>则</w:t>
      </w:r>
      <w:r>
        <w:rPr>
          <w:rFonts w:hint="eastAsia"/>
        </w:rPr>
        <w:t>查询客户账户信息，</w:t>
      </w:r>
      <w:r w:rsidR="00804C1F">
        <w:rPr>
          <w:rFonts w:hint="eastAsia"/>
        </w:rPr>
        <w:t>并显示到终端界面上</w:t>
      </w:r>
      <w:r>
        <w:rPr>
          <w:rFonts w:hint="eastAsia"/>
        </w:rPr>
        <w:t>。</w:t>
      </w:r>
    </w:p>
    <w:p w:rsidR="002E646F" w:rsidRDefault="00C65F40" w:rsidP="002E646F">
      <w:pPr>
        <w:pStyle w:val="afd"/>
        <w:ind w:left="567" w:firstLineChars="0" w:firstLine="0"/>
      </w:pPr>
      <w:r>
        <w:rPr>
          <w:rFonts w:hint="eastAsia"/>
        </w:rPr>
        <w:t>4</w:t>
      </w:r>
      <w:r w:rsidR="002E646F">
        <w:rPr>
          <w:rFonts w:hint="eastAsia"/>
        </w:rPr>
        <w:t>.</w:t>
      </w:r>
      <w:r w:rsidR="002E646F">
        <w:rPr>
          <w:rFonts w:hint="eastAsia"/>
        </w:rPr>
        <w:tab/>
      </w:r>
      <w:r w:rsidR="002E646F">
        <w:rPr>
          <w:rFonts w:hint="eastAsia"/>
        </w:rPr>
        <w:t>客户</w:t>
      </w:r>
      <w:r w:rsidR="00AD1DA5">
        <w:rPr>
          <w:rFonts w:hint="eastAsia"/>
        </w:rPr>
        <w:t>选择及换卡类型</w:t>
      </w:r>
    </w:p>
    <w:p w:rsidR="00370960" w:rsidRDefault="002E646F" w:rsidP="00C65F40">
      <w:pPr>
        <w:pStyle w:val="afd"/>
        <w:ind w:left="987" w:firstLineChars="0" w:firstLine="273"/>
      </w:pPr>
      <w:r>
        <w:rPr>
          <w:rFonts w:hint="eastAsia"/>
        </w:rPr>
        <w:t>客户</w:t>
      </w:r>
      <w:r w:rsidR="00370960">
        <w:rPr>
          <w:rFonts w:hint="eastAsia"/>
        </w:rPr>
        <w:t>选择换卡的类型，系统自动判断客户当前显示的账户状态，</w:t>
      </w:r>
      <w:r>
        <w:rPr>
          <w:rFonts w:hint="eastAsia"/>
        </w:rPr>
        <w:t>在终端界面</w:t>
      </w:r>
      <w:r w:rsidR="00370960">
        <w:rPr>
          <w:rFonts w:hint="eastAsia"/>
        </w:rPr>
        <w:t>选择账户时判断：</w:t>
      </w:r>
    </w:p>
    <w:p w:rsidR="00370960" w:rsidRDefault="00370960" w:rsidP="00370960">
      <w:pPr>
        <w:pStyle w:val="afd"/>
        <w:ind w:left="1407" w:firstLineChars="0" w:firstLine="273"/>
      </w:pPr>
      <w:r>
        <w:rPr>
          <w:rFonts w:hint="eastAsia"/>
        </w:rPr>
        <w:t>选择正常换卡，不能选择挂失状态的卡，界面置灰</w:t>
      </w:r>
    </w:p>
    <w:p w:rsidR="00370960" w:rsidRDefault="00370960" w:rsidP="00370960">
      <w:pPr>
        <w:pStyle w:val="afd"/>
        <w:ind w:left="1407" w:firstLineChars="0" w:firstLine="273"/>
      </w:pPr>
      <w:r>
        <w:rPr>
          <w:rFonts w:hint="eastAsia"/>
        </w:rPr>
        <w:t>选择破损换卡，不能选择挂失状态的卡，界面置灰</w:t>
      </w:r>
    </w:p>
    <w:p w:rsidR="00370960" w:rsidRDefault="00370960" w:rsidP="00370960">
      <w:pPr>
        <w:pStyle w:val="afd"/>
        <w:ind w:left="1407" w:firstLineChars="0" w:firstLine="273"/>
      </w:pPr>
      <w:r>
        <w:rPr>
          <w:rFonts w:hint="eastAsia"/>
        </w:rPr>
        <w:t>选择挂失补卡，不能选择不满足补卡条件的卡，界面置灰</w:t>
      </w:r>
    </w:p>
    <w:p w:rsidR="002E646F" w:rsidRDefault="00370960" w:rsidP="00370960">
      <w:pPr>
        <w:pStyle w:val="afd"/>
        <w:ind w:left="840" w:firstLineChars="0" w:firstLine="420"/>
      </w:pPr>
      <w:r>
        <w:rPr>
          <w:rFonts w:hint="eastAsia"/>
        </w:rPr>
        <w:t>如果全部</w:t>
      </w:r>
      <w:r w:rsidR="00473C81">
        <w:rPr>
          <w:rFonts w:hint="eastAsia"/>
        </w:rPr>
        <w:t>不能</w:t>
      </w:r>
      <w:r>
        <w:rPr>
          <w:rFonts w:hint="eastAsia"/>
        </w:rPr>
        <w:t>选择，客户可选择返回上一步或退出办理；如果可选择，选择后点击</w:t>
      </w:r>
      <w:r w:rsidR="00684D1B">
        <w:rPr>
          <w:rFonts w:hint="eastAsia"/>
        </w:rPr>
        <w:t>下一步。</w:t>
      </w:r>
    </w:p>
    <w:p w:rsidR="002E646F" w:rsidRDefault="00C65F40" w:rsidP="009D25F0">
      <w:pPr>
        <w:pStyle w:val="afd"/>
        <w:tabs>
          <w:tab w:val="left" w:pos="420"/>
          <w:tab w:val="left" w:pos="840"/>
          <w:tab w:val="left" w:pos="1260"/>
          <w:tab w:val="left" w:pos="1680"/>
          <w:tab w:val="left" w:pos="3043"/>
        </w:tabs>
        <w:ind w:left="567" w:firstLineChars="0" w:firstLine="0"/>
      </w:pPr>
      <w:r>
        <w:rPr>
          <w:rFonts w:hint="eastAsia"/>
        </w:rPr>
        <w:t>5</w:t>
      </w:r>
      <w:r w:rsidR="002E646F">
        <w:rPr>
          <w:rFonts w:hint="eastAsia"/>
        </w:rPr>
        <w:t>.</w:t>
      </w:r>
      <w:r w:rsidR="002E646F">
        <w:rPr>
          <w:rFonts w:hint="eastAsia"/>
        </w:rPr>
        <w:tab/>
      </w:r>
      <w:r w:rsidR="002E646F">
        <w:rPr>
          <w:rFonts w:hint="eastAsia"/>
        </w:rPr>
        <w:t>连接客服</w:t>
      </w:r>
      <w:r w:rsidR="009D25F0">
        <w:tab/>
      </w:r>
    </w:p>
    <w:p w:rsidR="002E646F" w:rsidRDefault="002E646F" w:rsidP="00B00520">
      <w:pPr>
        <w:pStyle w:val="afd"/>
        <w:ind w:left="840" w:firstLineChars="0" w:firstLine="420"/>
      </w:pPr>
      <w:r>
        <w:rPr>
          <w:rFonts w:hint="eastAsia"/>
        </w:rPr>
        <w:t>终端显示客服连接中信息，如果当前没有客服空闲，则显示排队信息及倒计时。客服连接后，需要客服确认客户是否本人，以及拍照、监督客户签字等。</w:t>
      </w:r>
    </w:p>
    <w:p w:rsidR="002E646F" w:rsidRDefault="00C65F40" w:rsidP="002E646F">
      <w:pPr>
        <w:pStyle w:val="afd"/>
        <w:ind w:left="567" w:firstLineChars="0" w:firstLine="0"/>
      </w:pPr>
      <w:r>
        <w:rPr>
          <w:rFonts w:hint="eastAsia"/>
        </w:rPr>
        <w:t>6</w:t>
      </w:r>
      <w:r w:rsidR="002E646F">
        <w:rPr>
          <w:rFonts w:hint="eastAsia"/>
        </w:rPr>
        <w:tab/>
      </w:r>
      <w:r w:rsidR="002E646F">
        <w:rPr>
          <w:rFonts w:hint="eastAsia"/>
        </w:rPr>
        <w:t>拍照</w:t>
      </w:r>
    </w:p>
    <w:p w:rsidR="002E646F" w:rsidRDefault="002E646F" w:rsidP="00B00520">
      <w:pPr>
        <w:pStyle w:val="afd"/>
        <w:ind w:left="840" w:firstLineChars="0" w:firstLine="420"/>
      </w:pPr>
      <w:r>
        <w:rPr>
          <w:rFonts w:hint="eastAsia"/>
        </w:rPr>
        <w:t>拍照功能</w:t>
      </w:r>
      <w:proofErr w:type="gramStart"/>
      <w:r>
        <w:rPr>
          <w:rFonts w:hint="eastAsia"/>
        </w:rPr>
        <w:t>是由客服人</w:t>
      </w:r>
      <w:proofErr w:type="gramEnd"/>
      <w:r>
        <w:rPr>
          <w:rFonts w:hint="eastAsia"/>
        </w:rPr>
        <w:t>员进行操作的，坐席可以对拍的照片进行重拍，也可以直接取消拍照。拍照后后台自动留存拍照信息。</w:t>
      </w:r>
    </w:p>
    <w:p w:rsidR="00A830B5" w:rsidRDefault="00C65F40" w:rsidP="00A830B5">
      <w:pPr>
        <w:pStyle w:val="afd"/>
        <w:ind w:left="567" w:firstLineChars="0" w:firstLine="0"/>
      </w:pPr>
      <w:r>
        <w:rPr>
          <w:rFonts w:hint="eastAsia"/>
        </w:rPr>
        <w:t>7</w:t>
      </w:r>
      <w:r w:rsidR="002E646F">
        <w:rPr>
          <w:rFonts w:hint="eastAsia"/>
        </w:rPr>
        <w:t>.</w:t>
      </w:r>
      <w:r w:rsidR="002E646F">
        <w:rPr>
          <w:rFonts w:hint="eastAsia"/>
        </w:rPr>
        <w:tab/>
      </w:r>
      <w:r w:rsidR="00A830B5">
        <w:rPr>
          <w:rFonts w:hint="eastAsia"/>
        </w:rPr>
        <w:t>根据选择类型进行操作处理</w:t>
      </w:r>
    </w:p>
    <w:p w:rsidR="00A830B5" w:rsidRDefault="00A830B5" w:rsidP="00C65F40">
      <w:pPr>
        <w:pStyle w:val="afd"/>
        <w:ind w:left="840" w:firstLineChars="0" w:firstLine="417"/>
      </w:pPr>
      <w:r>
        <w:rPr>
          <w:rFonts w:hint="eastAsia"/>
        </w:rPr>
        <w:t>如果是正常换卡，则终端提示客户插入银行卡，终端读取卡片信息，读取成功，</w:t>
      </w:r>
      <w:r w:rsidR="00391A41">
        <w:rPr>
          <w:rFonts w:hint="eastAsia"/>
        </w:rPr>
        <w:t>输入密码验证，验证成功</w:t>
      </w:r>
      <w:r>
        <w:rPr>
          <w:rFonts w:hint="eastAsia"/>
        </w:rPr>
        <w:t>则回收卡片。</w:t>
      </w:r>
      <w:r w:rsidR="00391A41">
        <w:rPr>
          <w:rFonts w:hint="eastAsia"/>
        </w:rPr>
        <w:t>读取</w:t>
      </w:r>
      <w:r>
        <w:rPr>
          <w:rFonts w:hint="eastAsia"/>
        </w:rPr>
        <w:t>不成功，则提示客户重新</w:t>
      </w:r>
      <w:r w:rsidR="00391A41">
        <w:rPr>
          <w:rFonts w:hint="eastAsia"/>
        </w:rPr>
        <w:t>操作</w:t>
      </w:r>
      <w:r>
        <w:rPr>
          <w:rFonts w:hint="eastAsia"/>
        </w:rPr>
        <w:t>，三次不成功则提示客户卡片可能存在问题，需要客户检查后重新办理。</w:t>
      </w:r>
      <w:r w:rsidR="00391A41">
        <w:rPr>
          <w:rFonts w:hint="eastAsia"/>
        </w:rPr>
        <w:t>密码错误三次则退卡，并提示客户密码错误三次，业务处理失败，返回主界面。</w:t>
      </w:r>
    </w:p>
    <w:p w:rsidR="002E646F" w:rsidRDefault="00A830B5" w:rsidP="00C65F40">
      <w:pPr>
        <w:pStyle w:val="afd"/>
        <w:ind w:left="840" w:firstLineChars="0" w:firstLine="417"/>
      </w:pPr>
      <w:r>
        <w:rPr>
          <w:rFonts w:hint="eastAsia"/>
        </w:rPr>
        <w:lastRenderedPageBreak/>
        <w:t>如果是破损换卡，</w:t>
      </w:r>
      <w:r w:rsidR="00BF3201">
        <w:rPr>
          <w:rFonts w:hint="eastAsia"/>
        </w:rPr>
        <w:t>要求客户输入密码验证，验证后</w:t>
      </w:r>
      <w:r w:rsidR="000C2A22">
        <w:rPr>
          <w:rFonts w:hint="eastAsia"/>
        </w:rPr>
        <w:t>提示客户</w:t>
      </w:r>
      <w:r>
        <w:rPr>
          <w:rFonts w:hint="eastAsia"/>
        </w:rPr>
        <w:t>寻找大厅工作人员</w:t>
      </w:r>
      <w:r w:rsidR="000C2A22">
        <w:rPr>
          <w:rFonts w:hint="eastAsia"/>
        </w:rPr>
        <w:t>审核卡片</w:t>
      </w:r>
      <w:r>
        <w:rPr>
          <w:rFonts w:hint="eastAsia"/>
        </w:rPr>
        <w:t>，</w:t>
      </w:r>
      <w:r w:rsidR="003A3B42">
        <w:rPr>
          <w:rFonts w:hint="eastAsia"/>
        </w:rPr>
        <w:t>如果</w:t>
      </w:r>
      <w:r w:rsidR="000C2A22">
        <w:rPr>
          <w:rFonts w:hint="eastAsia"/>
        </w:rPr>
        <w:t>卡片</w:t>
      </w:r>
      <w:r w:rsidR="003A3B42">
        <w:rPr>
          <w:rFonts w:hint="eastAsia"/>
        </w:rPr>
        <w:t>不一致，则不能向下进行，如果一致则</w:t>
      </w:r>
      <w:r w:rsidR="0016575C">
        <w:rPr>
          <w:rFonts w:hint="eastAsia"/>
        </w:rPr>
        <w:t>卡片由</w:t>
      </w:r>
      <w:r w:rsidR="000C2A22">
        <w:rPr>
          <w:rFonts w:hint="eastAsia"/>
        </w:rPr>
        <w:t>大厅工作人员</w:t>
      </w:r>
      <w:r w:rsidR="0016575C">
        <w:rPr>
          <w:rFonts w:hint="eastAsia"/>
        </w:rPr>
        <w:t>进行指纹授权，</w:t>
      </w:r>
      <w:r w:rsidR="009F4E71">
        <w:rPr>
          <w:rFonts w:hint="eastAsia"/>
        </w:rPr>
        <w:t>授权后提示客户插入破损卡，客户插入</w:t>
      </w:r>
      <w:proofErr w:type="gramStart"/>
      <w:r w:rsidR="009F4E71">
        <w:rPr>
          <w:rFonts w:hint="eastAsia"/>
        </w:rPr>
        <w:t>破损卡</w:t>
      </w:r>
      <w:proofErr w:type="gramEnd"/>
      <w:r w:rsidR="009F4E71">
        <w:rPr>
          <w:rFonts w:hint="eastAsia"/>
        </w:rPr>
        <w:t>后系统回收，</w:t>
      </w:r>
      <w:r>
        <w:rPr>
          <w:rFonts w:hint="eastAsia"/>
        </w:rPr>
        <w:t>进入下一步。</w:t>
      </w:r>
    </w:p>
    <w:p w:rsidR="0029785A" w:rsidRDefault="0029785A" w:rsidP="00C65F40">
      <w:pPr>
        <w:pStyle w:val="afd"/>
        <w:ind w:left="840" w:firstLineChars="0" w:firstLine="417"/>
      </w:pPr>
      <w:r>
        <w:rPr>
          <w:rFonts w:hint="eastAsia"/>
        </w:rPr>
        <w:t>如果是挂失补卡，</w:t>
      </w:r>
      <w:r w:rsidR="004E62DE">
        <w:rPr>
          <w:rFonts w:hint="eastAsia"/>
        </w:rPr>
        <w:t>要求客户输入密码验证，</w:t>
      </w:r>
      <w:r w:rsidR="00052890">
        <w:rPr>
          <w:rFonts w:hint="eastAsia"/>
        </w:rPr>
        <w:t>验证后</w:t>
      </w:r>
      <w:r w:rsidR="000E4EC1">
        <w:rPr>
          <w:rFonts w:hint="eastAsia"/>
        </w:rPr>
        <w:t>下一步</w:t>
      </w:r>
      <w:r w:rsidR="00E50503">
        <w:rPr>
          <w:rFonts w:hint="eastAsia"/>
        </w:rPr>
        <w:t>。</w:t>
      </w:r>
    </w:p>
    <w:p w:rsidR="00A830B5" w:rsidRDefault="00C65F40" w:rsidP="00A830B5">
      <w:pPr>
        <w:pStyle w:val="afd"/>
        <w:ind w:left="567" w:firstLineChars="0" w:firstLine="0"/>
      </w:pPr>
      <w:r>
        <w:rPr>
          <w:rFonts w:hint="eastAsia"/>
        </w:rPr>
        <w:t>8</w:t>
      </w:r>
      <w:r w:rsidR="00DD49ED">
        <w:rPr>
          <w:rFonts w:hint="eastAsia"/>
        </w:rPr>
        <w:t xml:space="preserve">. </w:t>
      </w:r>
      <w:r w:rsidR="00A830B5">
        <w:rPr>
          <w:rFonts w:hint="eastAsia"/>
        </w:rPr>
        <w:t>客户签字及按指纹</w:t>
      </w:r>
    </w:p>
    <w:p w:rsidR="00F30C0F" w:rsidRPr="00DD49ED" w:rsidRDefault="00A830B5" w:rsidP="00C65F40">
      <w:pPr>
        <w:pStyle w:val="afd"/>
        <w:ind w:left="840" w:firstLineChars="0" w:firstLine="417"/>
      </w:pPr>
      <w:r>
        <w:rPr>
          <w:rFonts w:hint="eastAsia"/>
        </w:rPr>
        <w:t>客服人员要求客户当面在终端上签字及按指纹，客户处理完毕后点击下一步。</w:t>
      </w:r>
    </w:p>
    <w:p w:rsidR="002E646F" w:rsidRDefault="00C65F40" w:rsidP="002E646F">
      <w:pPr>
        <w:pStyle w:val="afd"/>
        <w:ind w:left="567" w:firstLineChars="0" w:firstLine="0"/>
      </w:pPr>
      <w:r>
        <w:rPr>
          <w:rFonts w:hint="eastAsia"/>
        </w:rPr>
        <w:t>9</w:t>
      </w:r>
      <w:r w:rsidR="00DD49ED">
        <w:rPr>
          <w:rFonts w:hint="eastAsia"/>
        </w:rPr>
        <w:t xml:space="preserve">. </w:t>
      </w:r>
      <w:r w:rsidR="002E646F">
        <w:rPr>
          <w:rFonts w:hint="eastAsia"/>
        </w:rPr>
        <w:t>客服审核</w:t>
      </w:r>
    </w:p>
    <w:p w:rsidR="002E646F" w:rsidRDefault="002E646F" w:rsidP="00776D87">
      <w:pPr>
        <w:pStyle w:val="afd"/>
        <w:ind w:left="840" w:firstLineChars="0" w:firstLine="420"/>
      </w:pPr>
      <w:r>
        <w:rPr>
          <w:rFonts w:hint="eastAsia"/>
        </w:rPr>
        <w:t>客服人员对客户提交的信息内容进行审核，审核通过后提交后台进行</w:t>
      </w:r>
      <w:r w:rsidR="006E5667">
        <w:rPr>
          <w:rFonts w:hint="eastAsia"/>
        </w:rPr>
        <w:t>换卡</w:t>
      </w:r>
      <w:r>
        <w:rPr>
          <w:rFonts w:hint="eastAsia"/>
        </w:rPr>
        <w:t>处理</w:t>
      </w:r>
      <w:r w:rsidR="004D228A">
        <w:rPr>
          <w:rFonts w:hint="eastAsia"/>
        </w:rPr>
        <w:t>，审核不通过则提示客户业务办理失败，返回主菜单</w:t>
      </w:r>
      <w:r>
        <w:rPr>
          <w:rFonts w:hint="eastAsia"/>
        </w:rPr>
        <w:t>。</w:t>
      </w:r>
    </w:p>
    <w:p w:rsidR="002E646F" w:rsidRDefault="00C65F40" w:rsidP="002E646F">
      <w:pPr>
        <w:pStyle w:val="afd"/>
        <w:ind w:left="567" w:firstLineChars="0" w:firstLine="0"/>
      </w:pPr>
      <w:r>
        <w:rPr>
          <w:rFonts w:hint="eastAsia"/>
        </w:rPr>
        <w:t>10</w:t>
      </w:r>
      <w:r w:rsidR="003D12D7">
        <w:rPr>
          <w:rFonts w:hint="eastAsia"/>
        </w:rPr>
        <w:t xml:space="preserve">. </w:t>
      </w:r>
      <w:r w:rsidR="000B2F7C">
        <w:rPr>
          <w:rFonts w:hint="eastAsia"/>
        </w:rPr>
        <w:t>换</w:t>
      </w:r>
      <w:r w:rsidR="002E646F">
        <w:rPr>
          <w:rFonts w:hint="eastAsia"/>
        </w:rPr>
        <w:t>卡</w:t>
      </w:r>
    </w:p>
    <w:p w:rsidR="00FC5DA3" w:rsidRDefault="00FC5DA3" w:rsidP="00776D87">
      <w:pPr>
        <w:pStyle w:val="afd"/>
        <w:ind w:left="840" w:firstLineChars="0" w:firstLine="420"/>
      </w:pPr>
      <w:r>
        <w:rPr>
          <w:rFonts w:hint="eastAsia"/>
        </w:rPr>
        <w:t>系统处理换卡或补卡：</w:t>
      </w:r>
    </w:p>
    <w:p w:rsidR="00FC5DA3" w:rsidRDefault="00FC5DA3" w:rsidP="00FC5DA3">
      <w:pPr>
        <w:pStyle w:val="afd"/>
        <w:ind w:left="1260" w:firstLineChars="0" w:firstLine="420"/>
      </w:pPr>
      <w:r>
        <w:rPr>
          <w:rFonts w:hint="eastAsia"/>
        </w:rPr>
        <w:t>正常换卡：</w:t>
      </w:r>
      <w:r w:rsidR="002E646F">
        <w:rPr>
          <w:rFonts w:hint="eastAsia"/>
        </w:rPr>
        <w:t>成功后，终端进行出卡。</w:t>
      </w:r>
    </w:p>
    <w:p w:rsidR="00FC5DA3" w:rsidRDefault="00FC5DA3" w:rsidP="00FC5DA3">
      <w:pPr>
        <w:pStyle w:val="afd"/>
        <w:ind w:left="1260" w:firstLineChars="0" w:firstLine="420"/>
      </w:pPr>
      <w:r>
        <w:rPr>
          <w:rFonts w:hint="eastAsia"/>
        </w:rPr>
        <w:t>破损换卡：成功后，</w:t>
      </w:r>
      <w:r w:rsidR="006E6A8D">
        <w:rPr>
          <w:rFonts w:hint="eastAsia"/>
        </w:rPr>
        <w:t>终端进行出卡</w:t>
      </w:r>
      <w:r>
        <w:rPr>
          <w:rFonts w:hint="eastAsia"/>
        </w:rPr>
        <w:t>。</w:t>
      </w:r>
    </w:p>
    <w:p w:rsidR="00FC5DA3" w:rsidRDefault="00FC5DA3" w:rsidP="00FC5DA3">
      <w:pPr>
        <w:pStyle w:val="afd"/>
        <w:ind w:left="1680" w:firstLineChars="0" w:firstLine="0"/>
      </w:pPr>
      <w:r>
        <w:rPr>
          <w:rFonts w:hint="eastAsia"/>
        </w:rPr>
        <w:t>挂失补卡：成功后，终端进行出卡。</w:t>
      </w:r>
    </w:p>
    <w:p w:rsidR="002E646F" w:rsidRDefault="002E646F" w:rsidP="00FC5DA3">
      <w:pPr>
        <w:pStyle w:val="afd"/>
        <w:ind w:left="840" w:firstLineChars="0" w:firstLine="420"/>
      </w:pPr>
      <w:r>
        <w:rPr>
          <w:rFonts w:hint="eastAsia"/>
        </w:rPr>
        <w:t>如果交易失败则给予客户提示，</w:t>
      </w:r>
      <w:r w:rsidR="00FC1D4B">
        <w:rPr>
          <w:rFonts w:hint="eastAsia"/>
        </w:rPr>
        <w:t>终端进行吞卡，后台进行废卡处理，</w:t>
      </w:r>
      <w:r>
        <w:rPr>
          <w:rFonts w:hint="eastAsia"/>
        </w:rPr>
        <w:t>并跳转到错误页面退到主界面。</w:t>
      </w:r>
    </w:p>
    <w:p w:rsidR="002E646F" w:rsidRDefault="00AC5C48" w:rsidP="002E646F">
      <w:pPr>
        <w:pStyle w:val="afd"/>
        <w:ind w:left="567" w:firstLineChars="0" w:firstLine="0"/>
      </w:pPr>
      <w:r>
        <w:rPr>
          <w:rFonts w:hint="eastAsia"/>
        </w:rPr>
        <w:t>1</w:t>
      </w:r>
      <w:r w:rsidR="00C65F40">
        <w:rPr>
          <w:rFonts w:hint="eastAsia"/>
        </w:rPr>
        <w:t>1</w:t>
      </w:r>
      <w:r>
        <w:rPr>
          <w:rFonts w:hint="eastAsia"/>
        </w:rPr>
        <w:t xml:space="preserve">. </w:t>
      </w:r>
      <w:r w:rsidR="002E646F">
        <w:rPr>
          <w:rFonts w:hint="eastAsia"/>
        </w:rPr>
        <w:t>打印凭条</w:t>
      </w:r>
    </w:p>
    <w:p w:rsidR="00780149" w:rsidRPr="00340848" w:rsidRDefault="002E646F" w:rsidP="002E646F">
      <w:pPr>
        <w:ind w:left="567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打印客户</w:t>
      </w:r>
      <w:r w:rsidR="00B23383">
        <w:rPr>
          <w:rFonts w:hint="eastAsia"/>
        </w:rPr>
        <w:t>换</w:t>
      </w:r>
      <w:r>
        <w:rPr>
          <w:rFonts w:hint="eastAsia"/>
        </w:rPr>
        <w:t>卡凭条。</w:t>
      </w:r>
    </w:p>
    <w:p w:rsidR="00780149" w:rsidRDefault="00780149" w:rsidP="00780149">
      <w:pPr>
        <w:pStyle w:val="4"/>
        <w:numPr>
          <w:ilvl w:val="3"/>
          <w:numId w:val="4"/>
        </w:numPr>
      </w:pPr>
      <w:r>
        <w:rPr>
          <w:rFonts w:hint="eastAsia"/>
        </w:rPr>
        <w:t>界面元素</w:t>
      </w:r>
    </w:p>
    <w:p w:rsidR="00A4377D" w:rsidRDefault="00A4377D" w:rsidP="00A4377D">
      <w:pPr>
        <w:pStyle w:val="a0"/>
        <w:ind w:left="567"/>
      </w:pPr>
    </w:p>
    <w:tbl>
      <w:tblPr>
        <w:tblW w:w="10320" w:type="dxa"/>
        <w:tblInd w:w="93" w:type="dxa"/>
        <w:tblLook w:val="04A0" w:firstRow="1" w:lastRow="0" w:firstColumn="1" w:lastColumn="0" w:noHBand="0" w:noVBand="1"/>
      </w:tblPr>
      <w:tblGrid>
        <w:gridCol w:w="2540"/>
        <w:gridCol w:w="1303"/>
        <w:gridCol w:w="2268"/>
        <w:gridCol w:w="4209"/>
      </w:tblGrid>
      <w:tr w:rsidR="00BD0061" w:rsidRPr="00BD0061" w:rsidTr="00385BF6">
        <w:trPr>
          <w:trHeight w:val="270"/>
        </w:trPr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0061" w:rsidRPr="00BD0061" w:rsidRDefault="00BD0061" w:rsidP="00BD0061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BD0061">
              <w:rPr>
                <w:rFonts w:ascii="宋体" w:hAnsi="宋体" w:cs="宋体" w:hint="eastAsia"/>
                <w:color w:val="000000"/>
                <w:sz w:val="22"/>
                <w:szCs w:val="22"/>
              </w:rPr>
              <w:t>界面元素</w:t>
            </w:r>
          </w:p>
        </w:tc>
        <w:tc>
          <w:tcPr>
            <w:tcW w:w="13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0061" w:rsidRPr="00BD0061" w:rsidRDefault="00BD0061" w:rsidP="00BD0061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BD0061">
              <w:rPr>
                <w:rFonts w:ascii="宋体" w:hAnsi="宋体" w:cs="宋体" w:hint="eastAsia"/>
                <w:color w:val="000000"/>
                <w:sz w:val="22"/>
                <w:szCs w:val="22"/>
              </w:rPr>
              <w:t>是否必输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0061" w:rsidRPr="00BD0061" w:rsidRDefault="00BD0061" w:rsidP="00BD0061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BD0061">
              <w:rPr>
                <w:rFonts w:ascii="宋体" w:hAnsi="宋体" w:cs="宋体" w:hint="eastAsia"/>
                <w:color w:val="000000"/>
                <w:sz w:val="22"/>
                <w:szCs w:val="22"/>
              </w:rPr>
              <w:t>说明</w:t>
            </w:r>
          </w:p>
        </w:tc>
        <w:tc>
          <w:tcPr>
            <w:tcW w:w="42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0061" w:rsidRPr="00BD0061" w:rsidRDefault="00BD0061" w:rsidP="00BD0061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BD0061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待确认内容</w:t>
            </w:r>
          </w:p>
        </w:tc>
      </w:tr>
      <w:tr w:rsidR="00BD0061" w:rsidRPr="00BD0061" w:rsidTr="00385BF6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0061" w:rsidRPr="00BD0061" w:rsidRDefault="00BD0061" w:rsidP="00BD006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BD0061">
              <w:rPr>
                <w:rFonts w:ascii="宋体" w:hAnsi="宋体" w:cs="宋体" w:hint="eastAsia"/>
                <w:color w:val="000000"/>
                <w:sz w:val="22"/>
                <w:szCs w:val="22"/>
              </w:rPr>
              <w:t>换卡原因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0061" w:rsidRPr="00BD0061" w:rsidRDefault="00BD0061" w:rsidP="00BD0061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BD0061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0061" w:rsidRPr="00BD0061" w:rsidRDefault="00BD0061" w:rsidP="00BD006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BD0061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客户手动选择</w:t>
            </w:r>
          </w:p>
        </w:tc>
        <w:tc>
          <w:tcPr>
            <w:tcW w:w="4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0061" w:rsidRPr="00BD0061" w:rsidRDefault="00BD0061" w:rsidP="00BD006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BD0061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BD0061" w:rsidRPr="00BD0061" w:rsidTr="00385BF6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0061" w:rsidRPr="00BD0061" w:rsidRDefault="00BD0061" w:rsidP="00BD006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BD0061">
              <w:rPr>
                <w:rFonts w:ascii="宋体" w:hAnsi="宋体" w:cs="宋体" w:hint="eastAsia"/>
                <w:color w:val="000000"/>
                <w:sz w:val="22"/>
                <w:szCs w:val="22"/>
              </w:rPr>
              <w:t>发卡方式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0061" w:rsidRPr="00BD0061" w:rsidRDefault="00BD0061" w:rsidP="00BD0061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BD0061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0061" w:rsidRPr="00BD0061" w:rsidRDefault="00BD0061" w:rsidP="00BD006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BD0061">
              <w:rPr>
                <w:rFonts w:ascii="宋体" w:hAnsi="宋体" w:cs="宋体" w:hint="eastAsia"/>
                <w:color w:val="000000"/>
                <w:sz w:val="22"/>
                <w:szCs w:val="22"/>
              </w:rPr>
              <w:t>默认实时</w:t>
            </w:r>
          </w:p>
        </w:tc>
        <w:tc>
          <w:tcPr>
            <w:tcW w:w="4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0061" w:rsidRPr="00BD0061" w:rsidRDefault="00BD0061" w:rsidP="00BD006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BD0061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隐藏</w:t>
            </w:r>
          </w:p>
        </w:tc>
      </w:tr>
      <w:tr w:rsidR="00BD0061" w:rsidRPr="00BD0061" w:rsidTr="00385BF6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0061" w:rsidRPr="00BD0061" w:rsidRDefault="00BD0061" w:rsidP="00BD006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BD0061">
              <w:rPr>
                <w:rFonts w:ascii="宋体" w:hAnsi="宋体" w:cs="宋体" w:hint="eastAsia"/>
                <w:color w:val="000000"/>
                <w:sz w:val="22"/>
                <w:szCs w:val="22"/>
              </w:rPr>
              <w:t>旧卡号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0061" w:rsidRPr="00BD0061" w:rsidRDefault="00BD0061" w:rsidP="00BD0061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BD0061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0061" w:rsidRPr="00BD0061" w:rsidRDefault="00B75EF4" w:rsidP="00BD006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查询回显，客户选择</w:t>
            </w:r>
          </w:p>
        </w:tc>
        <w:tc>
          <w:tcPr>
            <w:tcW w:w="4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0061" w:rsidRPr="00BD0061" w:rsidRDefault="00BD0061" w:rsidP="00BD006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BD0061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BD0061" w:rsidRPr="00BD0061" w:rsidTr="00385BF6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0061" w:rsidRPr="00BD0061" w:rsidRDefault="00BD0061" w:rsidP="00BD006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BD0061">
              <w:rPr>
                <w:rFonts w:ascii="宋体" w:hAnsi="宋体" w:cs="宋体" w:hint="eastAsia"/>
                <w:color w:val="000000"/>
                <w:sz w:val="22"/>
                <w:szCs w:val="22"/>
              </w:rPr>
              <w:t>旧卡号类型编号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0061" w:rsidRPr="00BD0061" w:rsidRDefault="00BD0061" w:rsidP="00BD0061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BD0061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0061" w:rsidRPr="00BD0061" w:rsidRDefault="00B75EF4" w:rsidP="00BD006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查询回显，客户选择</w:t>
            </w:r>
          </w:p>
        </w:tc>
        <w:tc>
          <w:tcPr>
            <w:tcW w:w="4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0061" w:rsidRPr="00BD0061" w:rsidRDefault="00BD0061" w:rsidP="00BD006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BD0061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BD0061" w:rsidRPr="00BD0061" w:rsidTr="00385BF6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0061" w:rsidRPr="00BD0061" w:rsidRDefault="00BD0061" w:rsidP="00BD006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BD0061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客户姓名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0061" w:rsidRPr="00BD0061" w:rsidRDefault="00BD0061" w:rsidP="00BD0061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BD0061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0061" w:rsidRPr="00BD0061" w:rsidRDefault="00BD0061" w:rsidP="00BD006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BD0061">
              <w:rPr>
                <w:rFonts w:ascii="宋体" w:hAnsi="宋体" w:cs="宋体" w:hint="eastAsia"/>
                <w:color w:val="000000"/>
                <w:sz w:val="22"/>
                <w:szCs w:val="22"/>
              </w:rPr>
              <w:t>刷身份证回显</w:t>
            </w:r>
          </w:p>
        </w:tc>
        <w:tc>
          <w:tcPr>
            <w:tcW w:w="4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0061" w:rsidRPr="00BD0061" w:rsidRDefault="00BD0061" w:rsidP="00BD006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BD0061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BD0061" w:rsidRPr="00BD0061" w:rsidTr="00385BF6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0061" w:rsidRPr="00BD0061" w:rsidRDefault="00BD0061" w:rsidP="00BD006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BD0061">
              <w:rPr>
                <w:rFonts w:ascii="宋体" w:hAnsi="宋体" w:cs="宋体" w:hint="eastAsia"/>
                <w:color w:val="000000"/>
                <w:sz w:val="22"/>
                <w:szCs w:val="22"/>
              </w:rPr>
              <w:t>交易密码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0061" w:rsidRPr="00BD0061" w:rsidRDefault="00BD0061" w:rsidP="00BD0061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BD0061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0061" w:rsidRPr="00BD0061" w:rsidRDefault="00BD0061" w:rsidP="00BD006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gramStart"/>
            <w:r w:rsidRPr="00BD0061">
              <w:rPr>
                <w:rFonts w:ascii="宋体" w:hAnsi="宋体" w:cs="宋体" w:hint="eastAsia"/>
                <w:color w:val="000000"/>
                <w:sz w:val="22"/>
                <w:szCs w:val="22"/>
              </w:rPr>
              <w:t>用户手输</w:t>
            </w:r>
            <w:proofErr w:type="gramEnd"/>
          </w:p>
        </w:tc>
        <w:tc>
          <w:tcPr>
            <w:tcW w:w="4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0061" w:rsidRPr="00BD0061" w:rsidRDefault="00BD0061" w:rsidP="00BD006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BD0061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BD0061" w:rsidRPr="00BD0061" w:rsidTr="00385BF6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0061" w:rsidRPr="00BD0061" w:rsidRDefault="00BD0061" w:rsidP="00BD006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BD0061">
              <w:rPr>
                <w:rFonts w:ascii="宋体" w:hAnsi="宋体" w:cs="宋体" w:hint="eastAsia"/>
                <w:color w:val="000000"/>
                <w:sz w:val="22"/>
                <w:szCs w:val="22"/>
              </w:rPr>
              <w:t>新卡号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0061" w:rsidRPr="00BD0061" w:rsidRDefault="00BD0061" w:rsidP="00BD0061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BD0061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0061" w:rsidRPr="00BD0061" w:rsidRDefault="00BD0061" w:rsidP="00BD006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BD0061">
              <w:rPr>
                <w:rFonts w:ascii="宋体" w:hAnsi="宋体" w:cs="宋体" w:hint="eastAsia"/>
                <w:color w:val="000000"/>
                <w:sz w:val="22"/>
                <w:szCs w:val="22"/>
              </w:rPr>
              <w:t>终端自动识别</w:t>
            </w:r>
          </w:p>
        </w:tc>
        <w:tc>
          <w:tcPr>
            <w:tcW w:w="4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0061" w:rsidRPr="00BD0061" w:rsidRDefault="00BD0061" w:rsidP="00BD006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BD0061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BD0061" w:rsidRPr="00BD0061" w:rsidTr="00385BF6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0061" w:rsidRPr="00BD0061" w:rsidRDefault="00BD0061" w:rsidP="00BD006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BD0061">
              <w:rPr>
                <w:rFonts w:ascii="宋体" w:hAnsi="宋体" w:cs="宋体" w:hint="eastAsia"/>
                <w:color w:val="000000"/>
                <w:sz w:val="22"/>
                <w:szCs w:val="22"/>
              </w:rPr>
              <w:t>新卡类型编号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0061" w:rsidRPr="00BD0061" w:rsidRDefault="00BD0061" w:rsidP="00BD0061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BD0061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0061" w:rsidRPr="00BD0061" w:rsidRDefault="00BD0061" w:rsidP="00BD006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BD0061">
              <w:rPr>
                <w:rFonts w:ascii="宋体" w:hAnsi="宋体" w:cs="宋体" w:hint="eastAsia"/>
                <w:color w:val="000000"/>
                <w:sz w:val="22"/>
                <w:szCs w:val="22"/>
              </w:rPr>
              <w:t>终端自动识别</w:t>
            </w:r>
          </w:p>
        </w:tc>
        <w:tc>
          <w:tcPr>
            <w:tcW w:w="4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0061" w:rsidRPr="00BD0061" w:rsidRDefault="00BD0061" w:rsidP="00BD006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BD0061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BD0061" w:rsidRPr="00BD0061" w:rsidTr="00385BF6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0061" w:rsidRPr="00BD0061" w:rsidRDefault="00BD0061" w:rsidP="00BD006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BD0061">
              <w:rPr>
                <w:rFonts w:ascii="宋体" w:hAnsi="宋体" w:cs="宋体" w:hint="eastAsia"/>
                <w:color w:val="000000"/>
                <w:sz w:val="22"/>
                <w:szCs w:val="22"/>
              </w:rPr>
              <w:t>摘要代码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0061" w:rsidRPr="00BD0061" w:rsidRDefault="00BD0061" w:rsidP="00BD0061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BD0061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0061" w:rsidRPr="00BD0061" w:rsidRDefault="00BD0061" w:rsidP="00BD006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BD0061">
              <w:rPr>
                <w:rFonts w:ascii="宋体" w:hAnsi="宋体" w:cs="宋体" w:hint="eastAsia"/>
                <w:color w:val="000000"/>
                <w:sz w:val="22"/>
                <w:szCs w:val="22"/>
              </w:rPr>
              <w:t>手动输入</w:t>
            </w:r>
          </w:p>
        </w:tc>
        <w:tc>
          <w:tcPr>
            <w:tcW w:w="4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0061" w:rsidRPr="00BD0061" w:rsidRDefault="00BD0061" w:rsidP="00BD006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BD0061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什么作用？从哪获取？填写什么内容？</w:t>
            </w:r>
          </w:p>
        </w:tc>
      </w:tr>
      <w:tr w:rsidR="00BD0061" w:rsidRPr="00BD0061" w:rsidTr="00385BF6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0061" w:rsidRPr="00BD0061" w:rsidRDefault="00BD0061" w:rsidP="00BD006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BD0061">
              <w:rPr>
                <w:rFonts w:ascii="宋体" w:hAnsi="宋体" w:cs="宋体" w:hint="eastAsia"/>
                <w:color w:val="000000"/>
                <w:sz w:val="22"/>
                <w:szCs w:val="22"/>
              </w:rPr>
              <w:t>摘要描述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0061" w:rsidRPr="00BD0061" w:rsidRDefault="00BD0061" w:rsidP="00BD0061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BD0061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0061" w:rsidRPr="00BD0061" w:rsidRDefault="00BD0061" w:rsidP="00BD006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BD0061">
              <w:rPr>
                <w:rFonts w:ascii="宋体" w:hAnsi="宋体" w:cs="宋体" w:hint="eastAsia"/>
                <w:color w:val="000000"/>
                <w:sz w:val="22"/>
                <w:szCs w:val="22"/>
              </w:rPr>
              <w:t>手动输入</w:t>
            </w:r>
          </w:p>
        </w:tc>
        <w:tc>
          <w:tcPr>
            <w:tcW w:w="4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0061" w:rsidRPr="00BD0061" w:rsidRDefault="00BD0061" w:rsidP="00BD006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BD0061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什么作用？从哪获取？填写什么内容？</w:t>
            </w:r>
          </w:p>
        </w:tc>
      </w:tr>
    </w:tbl>
    <w:p w:rsidR="00780149" w:rsidRPr="00BD0061" w:rsidRDefault="00780149" w:rsidP="00780149">
      <w:pPr>
        <w:pStyle w:val="a0"/>
      </w:pPr>
    </w:p>
    <w:p w:rsidR="00521B79" w:rsidRDefault="00521B79" w:rsidP="00521B79">
      <w:pPr>
        <w:pStyle w:val="a0"/>
        <w:numPr>
          <w:ilvl w:val="0"/>
          <w:numId w:val="43"/>
        </w:numPr>
      </w:pPr>
      <w:r>
        <w:rPr>
          <w:rFonts w:hint="eastAsia"/>
        </w:rPr>
        <w:t>正常补卡需要刷旧卡，破损换卡和挂失补卡不需要刷旧卡，但都需要选择旧卡信息并输入密码进行验证。</w:t>
      </w:r>
    </w:p>
    <w:p w:rsidR="00521B79" w:rsidRDefault="00521B79" w:rsidP="00521B79">
      <w:pPr>
        <w:pStyle w:val="a0"/>
        <w:numPr>
          <w:ilvl w:val="0"/>
          <w:numId w:val="43"/>
        </w:numPr>
      </w:pPr>
      <w:r>
        <w:rPr>
          <w:rFonts w:hint="eastAsia"/>
        </w:rPr>
        <w:lastRenderedPageBreak/>
        <w:t>旧卡类型编码</w:t>
      </w:r>
      <w:r w:rsidR="00FA59C4">
        <w:rPr>
          <w:rFonts w:hint="eastAsia"/>
        </w:rPr>
        <w:t>：正常补卡的通过刷卡获得；破损换卡和挂失换卡</w:t>
      </w:r>
      <w:r>
        <w:rPr>
          <w:rFonts w:hint="eastAsia"/>
        </w:rPr>
        <w:t>通过查询获得，界面可不显示。</w:t>
      </w:r>
    </w:p>
    <w:p w:rsidR="00521B79" w:rsidRDefault="002D3575" w:rsidP="00521B79">
      <w:pPr>
        <w:pStyle w:val="a0"/>
        <w:numPr>
          <w:ilvl w:val="0"/>
          <w:numId w:val="43"/>
        </w:numPr>
      </w:pPr>
      <w:r>
        <w:rPr>
          <w:rFonts w:hint="eastAsia"/>
        </w:rPr>
        <w:t>新卡号和新卡类型编号，系统自动分配。</w:t>
      </w:r>
    </w:p>
    <w:p w:rsidR="00780149" w:rsidRDefault="00780149" w:rsidP="00780149">
      <w:pPr>
        <w:pStyle w:val="4"/>
        <w:numPr>
          <w:ilvl w:val="3"/>
          <w:numId w:val="4"/>
        </w:numPr>
      </w:pPr>
      <w:r>
        <w:rPr>
          <w:rFonts w:hint="eastAsia"/>
        </w:rPr>
        <w:t>业务规则</w:t>
      </w:r>
    </w:p>
    <w:p w:rsidR="006954D6" w:rsidRDefault="00780149" w:rsidP="006954D6">
      <w:pPr>
        <w:ind w:left="420"/>
      </w:pPr>
      <w:r>
        <w:rPr>
          <w:rFonts w:hint="eastAsia"/>
        </w:rPr>
        <w:t>1.</w:t>
      </w:r>
      <w:r w:rsidR="004C0AB6">
        <w:rPr>
          <w:rFonts w:hint="eastAsia"/>
        </w:rPr>
        <w:t xml:space="preserve">   </w:t>
      </w:r>
      <w:r w:rsidR="00F210F1">
        <w:rPr>
          <w:rFonts w:hint="eastAsia"/>
        </w:rPr>
        <w:t>换</w:t>
      </w:r>
      <w:r w:rsidR="006954D6">
        <w:rPr>
          <w:rFonts w:hint="eastAsia"/>
        </w:rPr>
        <w:t>卡必须本人在场，</w:t>
      </w:r>
      <w:proofErr w:type="gramStart"/>
      <w:r w:rsidR="006954D6">
        <w:rPr>
          <w:rFonts w:hint="eastAsia"/>
        </w:rPr>
        <w:t>并且由客服人</w:t>
      </w:r>
      <w:proofErr w:type="gramEnd"/>
      <w:r w:rsidR="006954D6">
        <w:rPr>
          <w:rFonts w:hint="eastAsia"/>
        </w:rPr>
        <w:t>员进行身份核实及拍照。</w:t>
      </w:r>
    </w:p>
    <w:p w:rsidR="00780149" w:rsidRDefault="006954D6" w:rsidP="006D35C7">
      <w:pPr>
        <w:ind w:left="420"/>
      </w:pPr>
      <w:r>
        <w:rPr>
          <w:rFonts w:hint="eastAsia"/>
        </w:rPr>
        <w:t>2.</w:t>
      </w:r>
      <w:r w:rsidR="000F2E74">
        <w:rPr>
          <w:rFonts w:hint="eastAsia"/>
        </w:rPr>
        <w:t xml:space="preserve">   </w:t>
      </w:r>
      <w:r>
        <w:rPr>
          <w:rFonts w:hint="eastAsia"/>
        </w:rPr>
        <w:t>客户必须在客服的监督下签字、按指纹。</w:t>
      </w:r>
    </w:p>
    <w:p w:rsidR="008638DF" w:rsidRDefault="008638DF" w:rsidP="006D35C7">
      <w:pPr>
        <w:ind w:left="420"/>
      </w:pPr>
      <w:r>
        <w:rPr>
          <w:rFonts w:hint="eastAsia"/>
        </w:rPr>
        <w:t>3.</w:t>
      </w:r>
      <w:r>
        <w:rPr>
          <w:rFonts w:hint="eastAsia"/>
        </w:rPr>
        <w:tab/>
      </w:r>
      <w:r>
        <w:rPr>
          <w:rFonts w:hint="eastAsia"/>
        </w:rPr>
        <w:t>跨分行、跨地域均不能办理</w:t>
      </w:r>
      <w:r w:rsidR="00354765">
        <w:rPr>
          <w:rFonts w:hint="eastAsia"/>
        </w:rPr>
        <w:t>。</w:t>
      </w:r>
    </w:p>
    <w:p w:rsidR="00557F1B" w:rsidRDefault="00557F1B" w:rsidP="006D35C7">
      <w:pPr>
        <w:ind w:left="420"/>
      </w:pPr>
      <w:r>
        <w:rPr>
          <w:rFonts w:hint="eastAsia"/>
        </w:rPr>
        <w:t>4.</w:t>
      </w:r>
      <w:r>
        <w:rPr>
          <w:rFonts w:hint="eastAsia"/>
        </w:rPr>
        <w:tab/>
      </w:r>
      <w:r>
        <w:rPr>
          <w:rFonts w:hint="eastAsia"/>
        </w:rPr>
        <w:t>正常换卡</w:t>
      </w:r>
      <w:r w:rsidR="00C3559B">
        <w:rPr>
          <w:rFonts w:hint="eastAsia"/>
        </w:rPr>
        <w:t>不</w:t>
      </w:r>
      <w:r>
        <w:rPr>
          <w:rFonts w:hint="eastAsia"/>
        </w:rPr>
        <w:t>需要考虑控制。</w:t>
      </w:r>
    </w:p>
    <w:p w:rsidR="00557F1B" w:rsidRDefault="00557F1B" w:rsidP="006D35C7">
      <w:pPr>
        <w:ind w:left="420"/>
      </w:pPr>
      <w:r>
        <w:rPr>
          <w:rFonts w:hint="eastAsia"/>
        </w:rPr>
        <w:t>5.</w:t>
      </w:r>
      <w:r>
        <w:rPr>
          <w:rFonts w:hint="eastAsia"/>
        </w:rPr>
        <w:tab/>
      </w:r>
      <w:r>
        <w:rPr>
          <w:rFonts w:hint="eastAsia"/>
        </w:rPr>
        <w:t>新卡和旧卡除卡号不一样，其他信息都一样</w:t>
      </w:r>
      <w:r w:rsidR="007C08FB">
        <w:rPr>
          <w:rFonts w:hint="eastAsia"/>
        </w:rPr>
        <w:t>。</w:t>
      </w:r>
      <w:r w:rsidR="008A1D4E">
        <w:rPr>
          <w:rFonts w:hint="eastAsia"/>
        </w:rPr>
        <w:t>换卡后提示客户，</w:t>
      </w:r>
      <w:r w:rsidR="0013303D" w:rsidRPr="0013303D">
        <w:rPr>
          <w:rFonts w:hint="eastAsia"/>
        </w:rPr>
        <w:t>渠道绑定的卡号，客户自行通过其他渠道更新</w:t>
      </w:r>
      <w:r w:rsidR="0013303D">
        <w:rPr>
          <w:rFonts w:hint="eastAsia"/>
        </w:rPr>
        <w:t>。</w:t>
      </w:r>
    </w:p>
    <w:p w:rsidR="00557F1B" w:rsidRDefault="00557F1B" w:rsidP="006D35C7">
      <w:pPr>
        <w:ind w:left="420"/>
      </w:pPr>
      <w:r>
        <w:rPr>
          <w:rFonts w:hint="eastAsia"/>
        </w:rPr>
        <w:t>6</w:t>
      </w:r>
      <w:r>
        <w:rPr>
          <w:rFonts w:hint="eastAsia"/>
        </w:rPr>
        <w:t>．</w:t>
      </w:r>
      <w:r>
        <w:rPr>
          <w:rFonts w:hint="eastAsia"/>
        </w:rPr>
        <w:tab/>
      </w:r>
      <w:r>
        <w:rPr>
          <w:rFonts w:hint="eastAsia"/>
        </w:rPr>
        <w:t>挂失补卡，必须在正式挂失</w:t>
      </w:r>
      <w:r>
        <w:rPr>
          <w:rFonts w:hint="eastAsia"/>
        </w:rPr>
        <w:t>7</w:t>
      </w:r>
      <w:r w:rsidR="00C16047">
        <w:rPr>
          <w:rFonts w:hint="eastAsia"/>
        </w:rPr>
        <w:t>天后才能办</w:t>
      </w:r>
      <w:r w:rsidR="00584896">
        <w:rPr>
          <w:rFonts w:hint="eastAsia"/>
        </w:rPr>
        <w:t>理领卡。如果在挂失前做过挂失查询，则加上挂失查询的当日冻结的，需要在</w:t>
      </w:r>
      <w:r w:rsidR="00C16047">
        <w:rPr>
          <w:rFonts w:hint="eastAsia"/>
        </w:rPr>
        <w:t>8</w:t>
      </w:r>
      <w:r w:rsidR="00C16047">
        <w:rPr>
          <w:rFonts w:hint="eastAsia"/>
        </w:rPr>
        <w:t>天</w:t>
      </w:r>
      <w:r w:rsidR="00584896">
        <w:rPr>
          <w:rFonts w:hint="eastAsia"/>
        </w:rPr>
        <w:t>后</w:t>
      </w:r>
      <w:r w:rsidR="00AE22C6">
        <w:rPr>
          <w:rFonts w:hint="eastAsia"/>
        </w:rPr>
        <w:t>办理领卡</w:t>
      </w:r>
      <w:r w:rsidR="00C16047">
        <w:rPr>
          <w:rFonts w:hint="eastAsia"/>
        </w:rPr>
        <w:t>。</w:t>
      </w:r>
      <w:r>
        <w:rPr>
          <w:rFonts w:hint="eastAsia"/>
        </w:rPr>
        <w:t>在哪里挂失就在哪里补卡，精确到网点、机器。</w:t>
      </w:r>
    </w:p>
    <w:p w:rsidR="006C4A6B" w:rsidRPr="006954D6" w:rsidRDefault="006C4A6B" w:rsidP="006C4A6B">
      <w:pPr>
        <w:ind w:left="420"/>
      </w:pPr>
      <w:r>
        <w:rPr>
          <w:rFonts w:hint="eastAsia"/>
        </w:rPr>
        <w:t>7.</w:t>
      </w:r>
      <w:r>
        <w:rPr>
          <w:rFonts w:hint="eastAsia"/>
        </w:rPr>
        <w:tab/>
      </w:r>
      <w:r>
        <w:rPr>
          <w:rFonts w:hint="eastAsia"/>
        </w:rPr>
        <w:t>本模块仅处理借记卡</w:t>
      </w:r>
    </w:p>
    <w:p w:rsidR="00DF03C3" w:rsidRPr="00967B53" w:rsidRDefault="004C06A1">
      <w:pPr>
        <w:pStyle w:val="3"/>
        <w:rPr>
          <w:spacing w:val="5"/>
          <w:kern w:val="20"/>
          <w:sz w:val="28"/>
          <w:szCs w:val="28"/>
        </w:rPr>
      </w:pPr>
      <w:bookmarkStart w:id="95" w:name="_Toc460229185"/>
      <w:r>
        <w:rPr>
          <w:rFonts w:hint="eastAsia"/>
          <w:spacing w:val="5"/>
          <w:kern w:val="20"/>
          <w:sz w:val="28"/>
          <w:szCs w:val="28"/>
        </w:rPr>
        <w:t>借记</w:t>
      </w:r>
      <w:r w:rsidR="00FC4C39">
        <w:rPr>
          <w:rFonts w:hint="eastAsia"/>
          <w:spacing w:val="5"/>
          <w:kern w:val="20"/>
          <w:sz w:val="28"/>
          <w:szCs w:val="28"/>
        </w:rPr>
        <w:t>卡激活</w:t>
      </w:r>
      <w:bookmarkEnd w:id="95"/>
    </w:p>
    <w:p w:rsidR="00DF03C3" w:rsidRDefault="00DF03C3">
      <w:pPr>
        <w:pStyle w:val="43"/>
        <w:keepNext/>
        <w:keepLines/>
        <w:numPr>
          <w:ilvl w:val="2"/>
          <w:numId w:val="4"/>
        </w:numPr>
        <w:tabs>
          <w:tab w:val="left" w:pos="432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DF03C3" w:rsidRDefault="00726D52">
      <w:pPr>
        <w:pStyle w:val="4"/>
        <w:numPr>
          <w:ilvl w:val="3"/>
          <w:numId w:val="4"/>
        </w:numPr>
      </w:pPr>
      <w:r>
        <w:rPr>
          <w:rFonts w:hint="eastAsia"/>
        </w:rPr>
        <w:t>功能描述</w:t>
      </w:r>
    </w:p>
    <w:p w:rsidR="00967B53" w:rsidRPr="00967B53" w:rsidRDefault="00967B53" w:rsidP="00E53495">
      <w:pPr>
        <w:pStyle w:val="afd"/>
        <w:ind w:firstLine="420"/>
      </w:pPr>
      <w:r>
        <w:rPr>
          <w:rFonts w:hint="eastAsia"/>
        </w:rPr>
        <w:t>该模块可以让客户通过</w:t>
      </w:r>
      <w:r>
        <w:rPr>
          <w:rFonts w:hint="eastAsia"/>
        </w:rPr>
        <w:t>VTM</w:t>
      </w:r>
      <w:r>
        <w:rPr>
          <w:rFonts w:hint="eastAsia"/>
        </w:rPr>
        <w:t>柜员机自助</w:t>
      </w:r>
      <w:r w:rsidR="000602D6">
        <w:rPr>
          <w:rFonts w:hint="eastAsia"/>
        </w:rPr>
        <w:t>激活卡片</w:t>
      </w:r>
      <w:r>
        <w:rPr>
          <w:rFonts w:hint="eastAsia"/>
        </w:rPr>
        <w:t>。</w:t>
      </w:r>
    </w:p>
    <w:p w:rsidR="00DF03C3" w:rsidRDefault="00726D52">
      <w:pPr>
        <w:pStyle w:val="4"/>
        <w:numPr>
          <w:ilvl w:val="3"/>
          <w:numId w:val="4"/>
        </w:numPr>
      </w:pPr>
      <w:r>
        <w:rPr>
          <w:rFonts w:hint="eastAsia"/>
        </w:rPr>
        <w:lastRenderedPageBreak/>
        <w:t>业务流程</w:t>
      </w:r>
    </w:p>
    <w:p w:rsidR="0033775C" w:rsidRDefault="0085153F" w:rsidP="0085153F">
      <w:pPr>
        <w:pStyle w:val="afd"/>
        <w:ind w:firstLine="420"/>
        <w:jc w:val="center"/>
      </w:pPr>
      <w:r>
        <w:object w:dxaOrig="11491" w:dyaOrig="20581">
          <v:shape id="_x0000_i1027" type="#_x0000_t75" style="width:389pt;height:697.5pt" o:ole="">
            <v:imagedata r:id="rId14" o:title=""/>
          </v:shape>
          <o:OLEObject Type="Embed" ProgID="Visio.Drawing.15" ShapeID="_x0000_i1027" DrawAspect="Content" ObjectID="_1534597182" r:id="rId15"/>
        </w:object>
      </w:r>
    </w:p>
    <w:p w:rsidR="009D25F0" w:rsidRPr="009D25F0" w:rsidRDefault="009D25F0" w:rsidP="000201CA">
      <w:pPr>
        <w:widowControl w:val="0"/>
        <w:spacing w:after="0" w:line="360" w:lineRule="auto"/>
        <w:ind w:leftChars="220" w:left="440"/>
        <w:jc w:val="left"/>
        <w:rPr>
          <w:rFonts w:ascii="Arial" w:hAnsi="Arial" w:cs="宋体"/>
          <w:sz w:val="21"/>
        </w:rPr>
      </w:pPr>
      <w:r w:rsidRPr="009D25F0">
        <w:rPr>
          <w:rFonts w:ascii="Arial" w:hAnsi="Arial" w:cs="宋体" w:hint="eastAsia"/>
          <w:sz w:val="21"/>
        </w:rPr>
        <w:lastRenderedPageBreak/>
        <w:t>1.</w:t>
      </w:r>
      <w:r w:rsidRPr="009D25F0">
        <w:rPr>
          <w:rFonts w:ascii="Arial" w:hAnsi="Arial" w:cs="宋体" w:hint="eastAsia"/>
          <w:sz w:val="21"/>
        </w:rPr>
        <w:tab/>
      </w:r>
      <w:r w:rsidRPr="009D25F0">
        <w:rPr>
          <w:rFonts w:ascii="Arial" w:hAnsi="Arial" w:cs="宋体" w:hint="eastAsia"/>
          <w:sz w:val="21"/>
        </w:rPr>
        <w:t>扫描身份证</w:t>
      </w:r>
    </w:p>
    <w:p w:rsidR="009D25F0" w:rsidRPr="009D25F0" w:rsidRDefault="009D25F0" w:rsidP="000201CA">
      <w:pPr>
        <w:widowControl w:val="0"/>
        <w:spacing w:after="0" w:line="360" w:lineRule="auto"/>
        <w:ind w:leftChars="420" w:left="840" w:firstLine="420"/>
        <w:jc w:val="left"/>
        <w:rPr>
          <w:rFonts w:ascii="Arial" w:hAnsi="Arial" w:cs="宋体"/>
          <w:sz w:val="21"/>
        </w:rPr>
      </w:pPr>
      <w:r w:rsidRPr="009D25F0">
        <w:rPr>
          <w:rFonts w:ascii="Arial" w:hAnsi="Arial" w:cs="宋体" w:hint="eastAsia"/>
          <w:sz w:val="21"/>
        </w:rPr>
        <w:t>如果客户刷的不是身份证或者未成功读取则提示失败，提示客户重新刷身份证，直至身份证读取成功。如果是因为机器硬件故障则同样会提示失败。</w:t>
      </w:r>
      <w:r w:rsidR="00B6303C" w:rsidRPr="00B1523C">
        <w:rPr>
          <w:rFonts w:ascii="Arial" w:hAnsi="Arial" w:cs="宋体" w:hint="eastAsia"/>
          <w:sz w:val="21"/>
        </w:rPr>
        <w:t>临时身份证不能办理换卡业务。</w:t>
      </w:r>
    </w:p>
    <w:p w:rsidR="009D25F0" w:rsidRPr="009D25F0" w:rsidRDefault="009D25F0" w:rsidP="000201CA">
      <w:pPr>
        <w:widowControl w:val="0"/>
        <w:spacing w:after="0" w:line="360" w:lineRule="auto"/>
        <w:ind w:leftChars="220" w:left="440"/>
        <w:jc w:val="left"/>
        <w:rPr>
          <w:rFonts w:ascii="Arial" w:hAnsi="Arial" w:cs="宋体"/>
          <w:sz w:val="21"/>
        </w:rPr>
      </w:pPr>
      <w:r w:rsidRPr="009D25F0">
        <w:rPr>
          <w:rFonts w:ascii="Arial" w:hAnsi="Arial" w:cs="宋体" w:hint="eastAsia"/>
          <w:sz w:val="21"/>
        </w:rPr>
        <w:t>2.</w:t>
      </w:r>
      <w:r w:rsidRPr="009D25F0">
        <w:rPr>
          <w:rFonts w:ascii="Arial" w:hAnsi="Arial" w:cs="宋体" w:hint="eastAsia"/>
          <w:sz w:val="21"/>
        </w:rPr>
        <w:tab/>
      </w:r>
      <w:r w:rsidRPr="009D25F0">
        <w:rPr>
          <w:rFonts w:ascii="Arial" w:hAnsi="Arial" w:cs="宋体" w:hint="eastAsia"/>
          <w:sz w:val="21"/>
        </w:rPr>
        <w:t>联网核查</w:t>
      </w:r>
    </w:p>
    <w:p w:rsidR="009D25F0" w:rsidRPr="009D25F0" w:rsidRDefault="009D25F0" w:rsidP="000201CA">
      <w:pPr>
        <w:widowControl w:val="0"/>
        <w:spacing w:after="0" w:line="360" w:lineRule="auto"/>
        <w:ind w:leftChars="420" w:left="840" w:firstLine="400"/>
        <w:jc w:val="left"/>
        <w:rPr>
          <w:rFonts w:ascii="Arial" w:hAnsi="Arial" w:cs="宋体"/>
          <w:sz w:val="21"/>
        </w:rPr>
      </w:pPr>
      <w:r w:rsidRPr="009D25F0">
        <w:rPr>
          <w:rFonts w:ascii="Arial" w:hAnsi="Arial" w:cs="宋体" w:hint="eastAsia"/>
          <w:sz w:val="21"/>
        </w:rPr>
        <w:t>读取身份证后，终端显示正在验证身份证信息。后台自动调用联网核查，超时以及核查失败都会跳转到错误页面，给予客户相应的提示。联网核查成功后后台自动查询核心系统是否存在客户信息，如果核心不存在客户信息，则提示客户没有我行存档记录，此时如果客户有疑问，可以通过大厅工作人员介入引导至柜台或其他渠道查询。如果核心存在客户信息，</w:t>
      </w:r>
      <w:r w:rsidR="0010073B">
        <w:rPr>
          <w:rFonts w:ascii="Arial" w:hAnsi="Arial" w:cs="宋体" w:hint="eastAsia"/>
          <w:sz w:val="21"/>
        </w:rPr>
        <w:t>则下一步</w:t>
      </w:r>
      <w:r w:rsidRPr="009D25F0">
        <w:rPr>
          <w:rFonts w:ascii="Arial" w:hAnsi="Arial" w:cs="宋体" w:hint="eastAsia"/>
          <w:sz w:val="21"/>
        </w:rPr>
        <w:t>。</w:t>
      </w:r>
    </w:p>
    <w:p w:rsidR="009D25F0" w:rsidRPr="009D25F0" w:rsidRDefault="009D25F0" w:rsidP="000201CA">
      <w:pPr>
        <w:widowControl w:val="0"/>
        <w:spacing w:after="0" w:line="360" w:lineRule="auto"/>
        <w:ind w:leftChars="220" w:left="440"/>
        <w:jc w:val="left"/>
        <w:rPr>
          <w:rFonts w:ascii="Arial" w:hAnsi="Arial" w:cs="宋体"/>
          <w:sz w:val="21"/>
        </w:rPr>
      </w:pPr>
      <w:r w:rsidRPr="009D25F0">
        <w:rPr>
          <w:rFonts w:ascii="Arial" w:hAnsi="Arial" w:cs="宋体" w:hint="eastAsia"/>
          <w:sz w:val="21"/>
        </w:rPr>
        <w:t>3.</w:t>
      </w:r>
      <w:r w:rsidRPr="009D25F0">
        <w:rPr>
          <w:rFonts w:ascii="Arial" w:hAnsi="Arial" w:cs="宋体" w:hint="eastAsia"/>
          <w:sz w:val="21"/>
        </w:rPr>
        <w:tab/>
      </w:r>
      <w:r w:rsidRPr="009D25F0">
        <w:rPr>
          <w:rFonts w:ascii="Arial" w:hAnsi="Arial" w:cs="宋体" w:hint="eastAsia"/>
          <w:sz w:val="21"/>
        </w:rPr>
        <w:t>客户</w:t>
      </w:r>
      <w:r w:rsidR="006F643E">
        <w:rPr>
          <w:rFonts w:ascii="Arial" w:hAnsi="Arial" w:cs="宋体" w:hint="eastAsia"/>
          <w:sz w:val="21"/>
        </w:rPr>
        <w:t>插入待激活的卡</w:t>
      </w:r>
    </w:p>
    <w:p w:rsidR="009D25F0" w:rsidRPr="009D25F0" w:rsidRDefault="00775F45" w:rsidP="000201CA">
      <w:pPr>
        <w:widowControl w:val="0"/>
        <w:spacing w:after="0" w:line="360" w:lineRule="auto"/>
        <w:ind w:leftChars="430" w:left="860" w:firstLine="400"/>
        <w:jc w:val="left"/>
        <w:rPr>
          <w:rFonts w:ascii="Arial" w:hAnsi="Arial" w:cs="宋体"/>
          <w:sz w:val="21"/>
        </w:rPr>
      </w:pPr>
      <w:r>
        <w:rPr>
          <w:rFonts w:ascii="Arial" w:hAnsi="Arial" w:cs="宋体" w:hint="eastAsia"/>
          <w:sz w:val="21"/>
        </w:rPr>
        <w:t>界面提示客户插入卡片，客户插入卡片后，</w:t>
      </w:r>
      <w:r>
        <w:rPr>
          <w:rFonts w:ascii="Arial" w:hAnsi="Arial" w:cs="宋体" w:hint="eastAsia"/>
          <w:sz w:val="21"/>
        </w:rPr>
        <w:t>VTM</w:t>
      </w:r>
      <w:r>
        <w:rPr>
          <w:rFonts w:ascii="Arial" w:hAnsi="Arial" w:cs="宋体" w:hint="eastAsia"/>
          <w:sz w:val="21"/>
        </w:rPr>
        <w:t>读取卡片，如果卡片读取成功，则</w:t>
      </w:r>
      <w:r w:rsidR="008553D5">
        <w:rPr>
          <w:rFonts w:ascii="Arial" w:hAnsi="Arial" w:cs="宋体" w:hint="eastAsia"/>
          <w:sz w:val="21"/>
        </w:rPr>
        <w:t>下一步</w:t>
      </w:r>
      <w:r w:rsidR="009D25F0" w:rsidRPr="009D25F0">
        <w:rPr>
          <w:rFonts w:ascii="Arial" w:hAnsi="Arial" w:cs="宋体" w:hint="eastAsia"/>
          <w:sz w:val="21"/>
        </w:rPr>
        <w:t>。</w:t>
      </w:r>
      <w:r>
        <w:rPr>
          <w:rFonts w:ascii="Arial" w:hAnsi="Arial" w:cs="宋体" w:hint="eastAsia"/>
          <w:sz w:val="21"/>
        </w:rPr>
        <w:t>如果读取不成功，则提示客户再次尝试，尝试超过三次，则提示客户确认卡片信息并重新办理。</w:t>
      </w:r>
    </w:p>
    <w:p w:rsidR="009D25F0" w:rsidRPr="009D25F0" w:rsidRDefault="009D25F0" w:rsidP="000201CA">
      <w:pPr>
        <w:widowControl w:val="0"/>
        <w:spacing w:after="0" w:line="360" w:lineRule="auto"/>
        <w:ind w:leftChars="220" w:left="440"/>
        <w:jc w:val="left"/>
        <w:rPr>
          <w:rFonts w:ascii="Arial" w:hAnsi="Arial" w:cs="宋体"/>
          <w:sz w:val="21"/>
        </w:rPr>
      </w:pPr>
      <w:r w:rsidRPr="009D25F0">
        <w:rPr>
          <w:rFonts w:ascii="Arial" w:hAnsi="Arial" w:cs="宋体" w:hint="eastAsia"/>
          <w:sz w:val="21"/>
        </w:rPr>
        <w:t>4.</w:t>
      </w:r>
      <w:r w:rsidRPr="009D25F0">
        <w:rPr>
          <w:rFonts w:ascii="Arial" w:hAnsi="Arial" w:cs="宋体" w:hint="eastAsia"/>
          <w:sz w:val="21"/>
        </w:rPr>
        <w:tab/>
      </w:r>
      <w:r w:rsidRPr="009D25F0">
        <w:rPr>
          <w:rFonts w:ascii="Arial" w:hAnsi="Arial" w:cs="宋体" w:hint="eastAsia"/>
          <w:sz w:val="21"/>
        </w:rPr>
        <w:t>连接客服</w:t>
      </w:r>
      <w:r w:rsidRPr="009D25F0">
        <w:rPr>
          <w:rFonts w:ascii="Arial" w:hAnsi="Arial" w:cs="宋体" w:hint="eastAsia"/>
          <w:sz w:val="21"/>
        </w:rPr>
        <w:tab/>
      </w:r>
    </w:p>
    <w:p w:rsidR="009D25F0" w:rsidRPr="009D25F0" w:rsidRDefault="009D25F0" w:rsidP="000201CA">
      <w:pPr>
        <w:widowControl w:val="0"/>
        <w:spacing w:after="0" w:line="360" w:lineRule="auto"/>
        <w:ind w:leftChars="420" w:left="840" w:firstLine="400"/>
        <w:jc w:val="left"/>
        <w:rPr>
          <w:rFonts w:ascii="Arial" w:hAnsi="Arial" w:cs="宋体"/>
          <w:sz w:val="21"/>
        </w:rPr>
      </w:pPr>
      <w:r w:rsidRPr="009D25F0">
        <w:rPr>
          <w:rFonts w:ascii="Arial" w:hAnsi="Arial" w:cs="宋体" w:hint="eastAsia"/>
          <w:sz w:val="21"/>
        </w:rPr>
        <w:t>终端显示客服连接中信息，如果当前没有客服空闲，则显示排队信息及倒计时。客服连接后，需要客服确认客户是否本人，以及拍照、监督客户签字等。</w:t>
      </w:r>
    </w:p>
    <w:p w:rsidR="009D25F0" w:rsidRPr="009D25F0" w:rsidRDefault="009D25F0" w:rsidP="000201CA">
      <w:pPr>
        <w:widowControl w:val="0"/>
        <w:spacing w:after="0" w:line="360" w:lineRule="auto"/>
        <w:ind w:leftChars="220" w:left="440"/>
        <w:jc w:val="left"/>
        <w:rPr>
          <w:rFonts w:ascii="Arial" w:hAnsi="Arial" w:cs="宋体"/>
          <w:sz w:val="21"/>
        </w:rPr>
      </w:pPr>
      <w:r w:rsidRPr="009D25F0">
        <w:rPr>
          <w:rFonts w:ascii="Arial" w:hAnsi="Arial" w:cs="宋体" w:hint="eastAsia"/>
          <w:sz w:val="21"/>
        </w:rPr>
        <w:t>5</w:t>
      </w:r>
      <w:r w:rsidRPr="009D25F0">
        <w:rPr>
          <w:rFonts w:ascii="Arial" w:hAnsi="Arial" w:cs="宋体" w:hint="eastAsia"/>
          <w:sz w:val="21"/>
        </w:rPr>
        <w:tab/>
      </w:r>
      <w:r w:rsidRPr="009D25F0">
        <w:rPr>
          <w:rFonts w:ascii="Arial" w:hAnsi="Arial" w:cs="宋体" w:hint="eastAsia"/>
          <w:sz w:val="21"/>
        </w:rPr>
        <w:t>拍照</w:t>
      </w:r>
    </w:p>
    <w:p w:rsidR="009D25F0" w:rsidRPr="009D25F0" w:rsidRDefault="009D25F0" w:rsidP="000201CA">
      <w:pPr>
        <w:widowControl w:val="0"/>
        <w:spacing w:after="0" w:line="360" w:lineRule="auto"/>
        <w:ind w:leftChars="420" w:left="840" w:firstLine="400"/>
        <w:jc w:val="left"/>
        <w:rPr>
          <w:rFonts w:ascii="Arial" w:hAnsi="Arial" w:cs="宋体"/>
          <w:sz w:val="21"/>
        </w:rPr>
      </w:pPr>
      <w:r w:rsidRPr="009D25F0">
        <w:rPr>
          <w:rFonts w:ascii="Arial" w:hAnsi="Arial" w:cs="宋体" w:hint="eastAsia"/>
          <w:sz w:val="21"/>
        </w:rPr>
        <w:t>拍照功能</w:t>
      </w:r>
      <w:proofErr w:type="gramStart"/>
      <w:r w:rsidRPr="009D25F0">
        <w:rPr>
          <w:rFonts w:ascii="Arial" w:hAnsi="Arial" w:cs="宋体" w:hint="eastAsia"/>
          <w:sz w:val="21"/>
        </w:rPr>
        <w:t>是由客服人</w:t>
      </w:r>
      <w:proofErr w:type="gramEnd"/>
      <w:r w:rsidRPr="009D25F0">
        <w:rPr>
          <w:rFonts w:ascii="Arial" w:hAnsi="Arial" w:cs="宋体" w:hint="eastAsia"/>
          <w:sz w:val="21"/>
        </w:rPr>
        <w:t>员进行操作的，坐席可以对拍的照片进行重拍，也可以直接取消拍照。拍照后后台自动留存拍照信息。</w:t>
      </w:r>
    </w:p>
    <w:p w:rsidR="009D25F0" w:rsidRPr="009D25F0" w:rsidRDefault="009D25F0" w:rsidP="000201CA">
      <w:pPr>
        <w:widowControl w:val="0"/>
        <w:spacing w:after="0" w:line="360" w:lineRule="auto"/>
        <w:ind w:leftChars="220" w:left="440"/>
        <w:jc w:val="left"/>
        <w:rPr>
          <w:rFonts w:ascii="Arial" w:hAnsi="Arial" w:cs="宋体"/>
          <w:sz w:val="21"/>
        </w:rPr>
      </w:pPr>
      <w:r w:rsidRPr="009D25F0">
        <w:rPr>
          <w:rFonts w:ascii="Arial" w:hAnsi="Arial" w:cs="宋体" w:hint="eastAsia"/>
          <w:sz w:val="21"/>
        </w:rPr>
        <w:t>6.</w:t>
      </w:r>
      <w:r w:rsidRPr="009D25F0">
        <w:rPr>
          <w:rFonts w:ascii="Arial" w:hAnsi="Arial" w:cs="宋体" w:hint="eastAsia"/>
          <w:sz w:val="21"/>
        </w:rPr>
        <w:tab/>
      </w:r>
      <w:r w:rsidR="00481826">
        <w:rPr>
          <w:rFonts w:ascii="Arial" w:hAnsi="Arial" w:cs="宋体" w:hint="eastAsia"/>
          <w:sz w:val="21"/>
        </w:rPr>
        <w:t>设置查询</w:t>
      </w:r>
      <w:r w:rsidR="005D3754">
        <w:rPr>
          <w:rFonts w:ascii="Arial" w:hAnsi="Arial" w:cs="宋体" w:hint="eastAsia"/>
          <w:sz w:val="21"/>
        </w:rPr>
        <w:t>密码</w:t>
      </w:r>
      <w:r w:rsidR="00481826">
        <w:rPr>
          <w:rFonts w:ascii="Arial" w:hAnsi="Arial" w:cs="宋体" w:hint="eastAsia"/>
          <w:sz w:val="21"/>
        </w:rPr>
        <w:t>、交易密码</w:t>
      </w:r>
    </w:p>
    <w:p w:rsidR="009D25F0" w:rsidRPr="009D25F0" w:rsidRDefault="005D3754" w:rsidP="005D3754">
      <w:pPr>
        <w:widowControl w:val="0"/>
        <w:spacing w:after="0" w:line="360" w:lineRule="auto"/>
        <w:ind w:leftChars="430" w:left="860" w:firstLine="400"/>
        <w:jc w:val="left"/>
        <w:rPr>
          <w:rFonts w:ascii="Arial" w:hAnsi="Arial" w:cs="宋体"/>
          <w:sz w:val="21"/>
        </w:rPr>
      </w:pPr>
      <w:r>
        <w:rPr>
          <w:rFonts w:ascii="Arial" w:hAnsi="Arial" w:cs="宋体" w:hint="eastAsia"/>
          <w:sz w:val="21"/>
        </w:rPr>
        <w:t>客户按照屏幕提示，进行</w:t>
      </w:r>
      <w:r w:rsidR="00481826">
        <w:rPr>
          <w:rFonts w:ascii="Arial" w:hAnsi="Arial" w:cs="宋体" w:hint="eastAsia"/>
          <w:sz w:val="21"/>
        </w:rPr>
        <w:t>查询</w:t>
      </w:r>
      <w:r>
        <w:rPr>
          <w:rFonts w:ascii="Arial" w:hAnsi="Arial" w:cs="宋体" w:hint="eastAsia"/>
          <w:sz w:val="21"/>
        </w:rPr>
        <w:t>密码</w:t>
      </w:r>
      <w:r w:rsidR="00481826">
        <w:rPr>
          <w:rFonts w:ascii="Arial" w:hAnsi="Arial" w:cs="宋体" w:hint="eastAsia"/>
          <w:sz w:val="21"/>
        </w:rPr>
        <w:t>、交易密码设置</w:t>
      </w:r>
      <w:r>
        <w:rPr>
          <w:rFonts w:ascii="Arial" w:hAnsi="Arial" w:cs="宋体" w:hint="eastAsia"/>
          <w:sz w:val="21"/>
        </w:rPr>
        <w:t>，</w:t>
      </w:r>
      <w:r w:rsidR="00481826">
        <w:rPr>
          <w:rFonts w:ascii="Arial" w:hAnsi="Arial" w:cs="宋体" w:hint="eastAsia"/>
          <w:sz w:val="21"/>
        </w:rPr>
        <w:t>并且要求输入两次进行验证，设置后</w:t>
      </w:r>
      <w:r>
        <w:rPr>
          <w:rFonts w:ascii="Arial" w:hAnsi="Arial" w:cs="宋体" w:hint="eastAsia"/>
          <w:sz w:val="21"/>
        </w:rPr>
        <w:t>点击下一步。</w:t>
      </w:r>
    </w:p>
    <w:p w:rsidR="009D25F0" w:rsidRPr="009D25F0" w:rsidRDefault="009D25F0" w:rsidP="000201CA">
      <w:pPr>
        <w:widowControl w:val="0"/>
        <w:spacing w:after="0" w:line="360" w:lineRule="auto"/>
        <w:ind w:leftChars="220" w:left="440"/>
        <w:jc w:val="left"/>
        <w:rPr>
          <w:rFonts w:ascii="Arial" w:hAnsi="Arial" w:cs="宋体"/>
          <w:sz w:val="21"/>
        </w:rPr>
      </w:pPr>
      <w:r w:rsidRPr="009D25F0">
        <w:rPr>
          <w:rFonts w:ascii="Arial" w:hAnsi="Arial" w:cs="宋体" w:hint="eastAsia"/>
          <w:sz w:val="21"/>
        </w:rPr>
        <w:t xml:space="preserve">7. </w:t>
      </w:r>
      <w:r w:rsidRPr="009D25F0">
        <w:rPr>
          <w:rFonts w:ascii="Arial" w:hAnsi="Arial" w:cs="宋体" w:hint="eastAsia"/>
          <w:sz w:val="21"/>
        </w:rPr>
        <w:t>客户签字及按指纹</w:t>
      </w:r>
    </w:p>
    <w:p w:rsidR="009D25F0" w:rsidRPr="009D25F0" w:rsidRDefault="009D25F0" w:rsidP="00DB507C">
      <w:pPr>
        <w:widowControl w:val="0"/>
        <w:spacing w:after="0" w:line="360" w:lineRule="auto"/>
        <w:ind w:leftChars="420" w:left="840" w:firstLine="425"/>
        <w:jc w:val="left"/>
        <w:rPr>
          <w:rFonts w:ascii="Arial" w:hAnsi="Arial" w:cs="宋体"/>
          <w:sz w:val="21"/>
        </w:rPr>
      </w:pPr>
      <w:r w:rsidRPr="009D25F0">
        <w:rPr>
          <w:rFonts w:ascii="Arial" w:hAnsi="Arial" w:cs="宋体" w:hint="eastAsia"/>
          <w:sz w:val="21"/>
        </w:rPr>
        <w:t>终端界面显示客户输入的信息</w:t>
      </w:r>
      <w:r w:rsidR="00883BEF">
        <w:rPr>
          <w:rFonts w:ascii="Arial" w:hAnsi="Arial" w:cs="宋体" w:hint="eastAsia"/>
          <w:sz w:val="21"/>
        </w:rPr>
        <w:t>，</w:t>
      </w:r>
      <w:r w:rsidRPr="009D25F0">
        <w:rPr>
          <w:rFonts w:ascii="Arial" w:hAnsi="Arial" w:cs="宋体" w:hint="eastAsia"/>
          <w:sz w:val="21"/>
        </w:rPr>
        <w:t>验证后客服人员要求客户当面在终端上签字及按指纹，客户处理完毕后点击下一步。</w:t>
      </w:r>
    </w:p>
    <w:p w:rsidR="009D25F0" w:rsidRPr="009D25F0" w:rsidRDefault="009D25F0" w:rsidP="000201CA">
      <w:pPr>
        <w:widowControl w:val="0"/>
        <w:spacing w:after="0" w:line="360" w:lineRule="auto"/>
        <w:ind w:leftChars="220" w:left="440"/>
        <w:jc w:val="left"/>
        <w:rPr>
          <w:rFonts w:ascii="Arial" w:hAnsi="Arial" w:cs="宋体"/>
          <w:sz w:val="21"/>
        </w:rPr>
      </w:pPr>
      <w:r w:rsidRPr="009D25F0">
        <w:rPr>
          <w:rFonts w:ascii="Arial" w:hAnsi="Arial" w:cs="宋体" w:hint="eastAsia"/>
          <w:sz w:val="21"/>
        </w:rPr>
        <w:t xml:space="preserve">8. </w:t>
      </w:r>
      <w:r w:rsidRPr="009D25F0">
        <w:rPr>
          <w:rFonts w:ascii="Arial" w:hAnsi="Arial" w:cs="宋体" w:hint="eastAsia"/>
          <w:sz w:val="21"/>
        </w:rPr>
        <w:t>客服审核</w:t>
      </w:r>
    </w:p>
    <w:p w:rsidR="009D25F0" w:rsidRPr="009D25F0" w:rsidRDefault="009D25F0" w:rsidP="00DB507C">
      <w:pPr>
        <w:widowControl w:val="0"/>
        <w:spacing w:after="0" w:line="360" w:lineRule="auto"/>
        <w:ind w:leftChars="420" w:left="840" w:firstLine="400"/>
        <w:jc w:val="left"/>
        <w:rPr>
          <w:rFonts w:ascii="Arial" w:hAnsi="Arial" w:cs="宋体"/>
          <w:sz w:val="21"/>
        </w:rPr>
      </w:pPr>
      <w:r w:rsidRPr="009D25F0">
        <w:rPr>
          <w:rFonts w:ascii="Arial" w:hAnsi="Arial" w:cs="宋体" w:hint="eastAsia"/>
          <w:sz w:val="21"/>
        </w:rPr>
        <w:t>客服人员对客户提交的信息内容进行审核，审核通过后提交后台进行</w:t>
      </w:r>
      <w:r w:rsidR="00F36E41">
        <w:rPr>
          <w:rFonts w:ascii="Arial" w:hAnsi="Arial" w:cs="宋体" w:hint="eastAsia"/>
          <w:sz w:val="21"/>
        </w:rPr>
        <w:t>激活</w:t>
      </w:r>
      <w:r w:rsidRPr="009D25F0">
        <w:rPr>
          <w:rFonts w:ascii="Arial" w:hAnsi="Arial" w:cs="宋体" w:hint="eastAsia"/>
          <w:sz w:val="21"/>
        </w:rPr>
        <w:t>处理，审核不通过</w:t>
      </w:r>
      <w:r w:rsidR="00042F85">
        <w:rPr>
          <w:rFonts w:ascii="Arial" w:hAnsi="Arial" w:cs="宋体" w:hint="eastAsia"/>
          <w:sz w:val="21"/>
        </w:rPr>
        <w:t>提示错误信息并</w:t>
      </w:r>
      <w:r w:rsidR="004133BD">
        <w:rPr>
          <w:rFonts w:ascii="Arial" w:hAnsi="Arial" w:cs="宋体" w:hint="eastAsia"/>
          <w:sz w:val="21"/>
        </w:rPr>
        <w:t>退出</w:t>
      </w:r>
      <w:r w:rsidR="00042F85">
        <w:rPr>
          <w:rFonts w:ascii="Arial" w:hAnsi="Arial" w:cs="宋体" w:hint="eastAsia"/>
          <w:sz w:val="21"/>
        </w:rPr>
        <w:t>返回主界面</w:t>
      </w:r>
      <w:r w:rsidRPr="009D25F0">
        <w:rPr>
          <w:rFonts w:ascii="Arial" w:hAnsi="Arial" w:cs="宋体" w:hint="eastAsia"/>
          <w:sz w:val="21"/>
        </w:rPr>
        <w:t>。</w:t>
      </w:r>
    </w:p>
    <w:p w:rsidR="009D25F0" w:rsidRPr="009D25F0" w:rsidRDefault="009D25F0" w:rsidP="000201CA">
      <w:pPr>
        <w:widowControl w:val="0"/>
        <w:spacing w:after="0" w:line="360" w:lineRule="auto"/>
        <w:ind w:leftChars="220" w:left="440"/>
        <w:jc w:val="left"/>
        <w:rPr>
          <w:rFonts w:ascii="Arial" w:hAnsi="Arial" w:cs="宋体"/>
          <w:sz w:val="21"/>
        </w:rPr>
      </w:pPr>
      <w:r w:rsidRPr="009D25F0">
        <w:rPr>
          <w:rFonts w:ascii="Arial" w:hAnsi="Arial" w:cs="宋体" w:hint="eastAsia"/>
          <w:sz w:val="21"/>
        </w:rPr>
        <w:t>9.</w:t>
      </w:r>
      <w:r w:rsidRPr="009D25F0">
        <w:rPr>
          <w:rFonts w:ascii="Arial" w:hAnsi="Arial" w:cs="宋体" w:hint="eastAsia"/>
          <w:sz w:val="21"/>
        </w:rPr>
        <w:tab/>
      </w:r>
      <w:r w:rsidR="00B638E5">
        <w:rPr>
          <w:rFonts w:ascii="Arial" w:hAnsi="Arial" w:cs="宋体" w:hint="eastAsia"/>
          <w:sz w:val="21"/>
        </w:rPr>
        <w:t>卡激活</w:t>
      </w:r>
    </w:p>
    <w:p w:rsidR="009D25F0" w:rsidRPr="009D25F0" w:rsidRDefault="009D25F0" w:rsidP="007A1168">
      <w:pPr>
        <w:widowControl w:val="0"/>
        <w:spacing w:after="0" w:line="360" w:lineRule="auto"/>
        <w:ind w:leftChars="420" w:left="840" w:firstLine="400"/>
        <w:jc w:val="left"/>
        <w:rPr>
          <w:rFonts w:ascii="Arial" w:hAnsi="Arial" w:cs="宋体"/>
          <w:sz w:val="21"/>
        </w:rPr>
      </w:pPr>
      <w:r w:rsidRPr="009D25F0">
        <w:rPr>
          <w:rFonts w:ascii="Arial" w:hAnsi="Arial" w:cs="宋体" w:hint="eastAsia"/>
          <w:sz w:val="21"/>
        </w:rPr>
        <w:t>将客户前面的页面填写信息发往核心进行</w:t>
      </w:r>
      <w:r w:rsidR="003E6FE6">
        <w:rPr>
          <w:rFonts w:ascii="Arial" w:hAnsi="Arial" w:cs="宋体" w:hint="eastAsia"/>
          <w:sz w:val="21"/>
        </w:rPr>
        <w:t>卡激活</w:t>
      </w:r>
      <w:r w:rsidRPr="009D25F0">
        <w:rPr>
          <w:rFonts w:ascii="Arial" w:hAnsi="Arial" w:cs="宋体" w:hint="eastAsia"/>
          <w:sz w:val="21"/>
        </w:rPr>
        <w:t>交易。成功后，终端进行</w:t>
      </w:r>
      <w:r w:rsidR="00A7791A">
        <w:rPr>
          <w:rFonts w:ascii="Arial" w:hAnsi="Arial" w:cs="宋体" w:hint="eastAsia"/>
          <w:sz w:val="21"/>
        </w:rPr>
        <w:t>激活后</w:t>
      </w:r>
      <w:r w:rsidRPr="009D25F0">
        <w:rPr>
          <w:rFonts w:ascii="Arial" w:hAnsi="Arial" w:cs="宋体" w:hint="eastAsia"/>
          <w:sz w:val="21"/>
        </w:rPr>
        <w:t>出卡。如果交易失败则给予客户提示，并跳转到错误页面退到主界面。</w:t>
      </w:r>
    </w:p>
    <w:p w:rsidR="009D25F0" w:rsidRPr="009D25F0" w:rsidRDefault="009D25F0" w:rsidP="000201CA">
      <w:pPr>
        <w:widowControl w:val="0"/>
        <w:spacing w:after="0" w:line="360" w:lineRule="auto"/>
        <w:ind w:leftChars="220" w:left="440"/>
        <w:jc w:val="left"/>
        <w:rPr>
          <w:rFonts w:ascii="Arial" w:hAnsi="Arial" w:cs="宋体"/>
          <w:sz w:val="21"/>
        </w:rPr>
      </w:pPr>
      <w:r w:rsidRPr="009D25F0">
        <w:rPr>
          <w:rFonts w:ascii="Arial" w:hAnsi="Arial" w:cs="宋体" w:hint="eastAsia"/>
          <w:sz w:val="21"/>
        </w:rPr>
        <w:t xml:space="preserve">10. </w:t>
      </w:r>
      <w:r w:rsidRPr="009D25F0">
        <w:rPr>
          <w:rFonts w:ascii="Arial" w:hAnsi="Arial" w:cs="宋体" w:hint="eastAsia"/>
          <w:sz w:val="21"/>
        </w:rPr>
        <w:t>打印凭条</w:t>
      </w:r>
    </w:p>
    <w:p w:rsidR="00DF03C3" w:rsidRDefault="009D25F0" w:rsidP="000201CA">
      <w:pPr>
        <w:widowControl w:val="0"/>
        <w:spacing w:after="0" w:line="360" w:lineRule="auto"/>
        <w:ind w:leftChars="220" w:left="440"/>
        <w:jc w:val="left"/>
      </w:pPr>
      <w:r w:rsidRPr="009D25F0">
        <w:rPr>
          <w:rFonts w:ascii="Arial" w:hAnsi="Arial" w:cs="宋体" w:hint="eastAsia"/>
          <w:sz w:val="21"/>
        </w:rPr>
        <w:lastRenderedPageBreak/>
        <w:tab/>
      </w:r>
      <w:r w:rsidRPr="009D25F0">
        <w:rPr>
          <w:rFonts w:ascii="Arial" w:hAnsi="Arial" w:cs="宋体" w:hint="eastAsia"/>
          <w:sz w:val="21"/>
        </w:rPr>
        <w:tab/>
      </w:r>
      <w:r w:rsidRPr="009D25F0">
        <w:rPr>
          <w:rFonts w:ascii="Arial" w:hAnsi="Arial" w:cs="宋体" w:hint="eastAsia"/>
          <w:sz w:val="21"/>
        </w:rPr>
        <w:t>打印客户</w:t>
      </w:r>
      <w:r w:rsidR="00565F99">
        <w:rPr>
          <w:rFonts w:ascii="Arial" w:hAnsi="Arial" w:cs="宋体" w:hint="eastAsia"/>
          <w:sz w:val="21"/>
        </w:rPr>
        <w:t>卡激活</w:t>
      </w:r>
      <w:r w:rsidRPr="009D25F0">
        <w:rPr>
          <w:rFonts w:ascii="Arial" w:hAnsi="Arial" w:cs="宋体" w:hint="eastAsia"/>
          <w:sz w:val="21"/>
        </w:rPr>
        <w:t>凭条。</w:t>
      </w:r>
    </w:p>
    <w:p w:rsidR="00DF03C3" w:rsidRDefault="00726D52">
      <w:pPr>
        <w:pStyle w:val="4"/>
        <w:numPr>
          <w:ilvl w:val="3"/>
          <w:numId w:val="4"/>
        </w:numPr>
      </w:pPr>
      <w:r>
        <w:rPr>
          <w:rFonts w:hint="eastAsia"/>
        </w:rPr>
        <w:t>界面元素</w:t>
      </w:r>
    </w:p>
    <w:tbl>
      <w:tblPr>
        <w:tblW w:w="10320" w:type="dxa"/>
        <w:tblInd w:w="93" w:type="dxa"/>
        <w:tblLook w:val="04A0" w:firstRow="1" w:lastRow="0" w:firstColumn="1" w:lastColumn="0" w:noHBand="0" w:noVBand="1"/>
      </w:tblPr>
      <w:tblGrid>
        <w:gridCol w:w="2540"/>
        <w:gridCol w:w="1080"/>
        <w:gridCol w:w="2820"/>
        <w:gridCol w:w="3880"/>
      </w:tblGrid>
      <w:tr w:rsidR="00A6335A" w:rsidRPr="00A6335A" w:rsidTr="00A6335A">
        <w:trPr>
          <w:trHeight w:val="270"/>
        </w:trPr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335A" w:rsidRPr="00A6335A" w:rsidRDefault="00A6335A" w:rsidP="00A6335A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A6335A">
              <w:rPr>
                <w:rFonts w:ascii="宋体" w:hAnsi="宋体" w:cs="宋体" w:hint="eastAsia"/>
                <w:color w:val="000000"/>
                <w:sz w:val="22"/>
                <w:szCs w:val="22"/>
              </w:rPr>
              <w:t>界面元素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335A" w:rsidRPr="00A6335A" w:rsidRDefault="00A6335A" w:rsidP="00A6335A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A6335A">
              <w:rPr>
                <w:rFonts w:ascii="宋体" w:hAnsi="宋体" w:cs="宋体" w:hint="eastAsia"/>
                <w:color w:val="000000"/>
                <w:sz w:val="22"/>
                <w:szCs w:val="22"/>
              </w:rPr>
              <w:t>是否必输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335A" w:rsidRPr="00A6335A" w:rsidRDefault="00A6335A" w:rsidP="00A6335A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A6335A">
              <w:rPr>
                <w:rFonts w:ascii="宋体" w:hAnsi="宋体" w:cs="宋体" w:hint="eastAsia"/>
                <w:color w:val="000000"/>
                <w:sz w:val="22"/>
                <w:szCs w:val="22"/>
              </w:rPr>
              <w:t>说明</w:t>
            </w:r>
          </w:p>
        </w:tc>
        <w:tc>
          <w:tcPr>
            <w:tcW w:w="3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335A" w:rsidRPr="00A6335A" w:rsidRDefault="00A6335A" w:rsidP="00A6335A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A6335A">
              <w:rPr>
                <w:rFonts w:ascii="宋体" w:hAnsi="宋体" w:cs="宋体" w:hint="eastAsia"/>
                <w:color w:val="000000"/>
                <w:sz w:val="22"/>
                <w:szCs w:val="22"/>
              </w:rPr>
              <w:t>待确认内容</w:t>
            </w:r>
          </w:p>
        </w:tc>
      </w:tr>
      <w:tr w:rsidR="00A6335A" w:rsidRPr="00A6335A" w:rsidTr="00A6335A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335A" w:rsidRPr="00A6335A" w:rsidRDefault="00A6335A" w:rsidP="00A6335A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A6335A">
              <w:rPr>
                <w:rFonts w:ascii="宋体" w:hAnsi="宋体" w:cs="宋体" w:hint="eastAsia"/>
                <w:color w:val="000000"/>
                <w:sz w:val="22"/>
                <w:szCs w:val="22"/>
              </w:rPr>
              <w:t>输入方式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335A" w:rsidRPr="00A6335A" w:rsidRDefault="00A6335A" w:rsidP="00A6335A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A6335A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335A" w:rsidRPr="00A6335A" w:rsidRDefault="00A6335A" w:rsidP="00A6335A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A6335A">
              <w:rPr>
                <w:rFonts w:ascii="宋体" w:hAnsi="宋体" w:cs="宋体" w:hint="eastAsia"/>
                <w:color w:val="000000"/>
                <w:sz w:val="22"/>
                <w:szCs w:val="22"/>
              </w:rPr>
              <w:t>默认磁条输入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335A" w:rsidRPr="00A6335A" w:rsidRDefault="00A6335A" w:rsidP="00A6335A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A6335A"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A6335A" w:rsidRPr="00A6335A" w:rsidTr="00A6335A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335A" w:rsidRPr="00A6335A" w:rsidRDefault="00A6335A" w:rsidP="00A6335A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A6335A">
              <w:rPr>
                <w:rFonts w:ascii="宋体" w:hAnsi="宋体" w:cs="宋体" w:hint="eastAsia"/>
                <w:color w:val="000000"/>
                <w:sz w:val="22"/>
                <w:szCs w:val="22"/>
              </w:rPr>
              <w:t>卡号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335A" w:rsidRPr="00A6335A" w:rsidRDefault="00A6335A" w:rsidP="00A6335A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A6335A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335A" w:rsidRPr="00A6335A" w:rsidRDefault="00A6335A" w:rsidP="00A6335A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A6335A">
              <w:rPr>
                <w:rFonts w:ascii="宋体" w:hAnsi="宋体" w:cs="宋体" w:hint="eastAsia"/>
                <w:color w:val="000000"/>
                <w:sz w:val="22"/>
                <w:szCs w:val="22"/>
              </w:rPr>
              <w:t>刷卡回显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335A" w:rsidRPr="00A6335A" w:rsidRDefault="00A6335A" w:rsidP="00A6335A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A6335A"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A6335A" w:rsidRPr="00A6335A" w:rsidTr="00A6335A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335A" w:rsidRPr="00A6335A" w:rsidRDefault="00A6335A" w:rsidP="00A6335A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A6335A">
              <w:rPr>
                <w:rFonts w:ascii="宋体" w:hAnsi="宋体" w:cs="宋体" w:hint="eastAsia"/>
                <w:color w:val="000000"/>
                <w:sz w:val="22"/>
                <w:szCs w:val="22"/>
              </w:rPr>
              <w:t>证件种类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335A" w:rsidRPr="00A6335A" w:rsidRDefault="00A6335A" w:rsidP="00A6335A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A6335A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335A" w:rsidRPr="00A6335A" w:rsidRDefault="00A6335A" w:rsidP="00A6335A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A6335A">
              <w:rPr>
                <w:rFonts w:ascii="宋体" w:hAnsi="宋体" w:cs="宋体" w:hint="eastAsia"/>
                <w:color w:val="000000"/>
                <w:sz w:val="22"/>
                <w:szCs w:val="22"/>
              </w:rPr>
              <w:t>刷身份证回显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335A" w:rsidRPr="00A6335A" w:rsidRDefault="00A6335A" w:rsidP="00A6335A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A6335A"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A6335A" w:rsidRPr="00A6335A" w:rsidTr="00A6335A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335A" w:rsidRPr="00A6335A" w:rsidRDefault="00A6335A" w:rsidP="00A6335A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A6335A">
              <w:rPr>
                <w:rFonts w:ascii="宋体" w:hAnsi="宋体" w:cs="宋体" w:hint="eastAsia"/>
                <w:color w:val="000000"/>
                <w:sz w:val="22"/>
                <w:szCs w:val="22"/>
              </w:rPr>
              <w:t>证件号码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335A" w:rsidRPr="00A6335A" w:rsidRDefault="00A6335A" w:rsidP="00A6335A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A6335A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335A" w:rsidRPr="00A6335A" w:rsidRDefault="00A6335A" w:rsidP="00A6335A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A6335A">
              <w:rPr>
                <w:rFonts w:ascii="宋体" w:hAnsi="宋体" w:cs="宋体" w:hint="eastAsia"/>
                <w:color w:val="000000"/>
                <w:sz w:val="22"/>
                <w:szCs w:val="22"/>
              </w:rPr>
              <w:t>刷身份证回显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335A" w:rsidRPr="00A6335A" w:rsidRDefault="00A6335A" w:rsidP="00A6335A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A6335A"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A6335A" w:rsidRPr="00A6335A" w:rsidTr="00A6335A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335A" w:rsidRPr="00A6335A" w:rsidRDefault="00A6335A" w:rsidP="00A6335A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A6335A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客户姓名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335A" w:rsidRPr="00A6335A" w:rsidRDefault="00A6335A" w:rsidP="00A6335A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A6335A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335A" w:rsidRPr="00A6335A" w:rsidRDefault="00A6335A" w:rsidP="00A6335A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A6335A">
              <w:rPr>
                <w:rFonts w:ascii="宋体" w:hAnsi="宋体" w:cs="宋体" w:hint="eastAsia"/>
                <w:color w:val="000000"/>
                <w:sz w:val="22"/>
                <w:szCs w:val="22"/>
              </w:rPr>
              <w:t>刷身份证回显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335A" w:rsidRPr="00A6335A" w:rsidRDefault="00A6335A" w:rsidP="00A6335A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A6335A"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A6335A" w:rsidRPr="00A6335A" w:rsidTr="00A6335A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335A" w:rsidRPr="00A6335A" w:rsidRDefault="00A6335A" w:rsidP="00A6335A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A6335A">
              <w:rPr>
                <w:rFonts w:ascii="宋体" w:hAnsi="宋体" w:cs="宋体" w:hint="eastAsia"/>
                <w:color w:val="000000"/>
                <w:sz w:val="22"/>
                <w:szCs w:val="22"/>
              </w:rPr>
              <w:t>交易密码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335A" w:rsidRPr="00A6335A" w:rsidRDefault="00A6335A" w:rsidP="00A6335A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A6335A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335A" w:rsidRPr="00A6335A" w:rsidRDefault="00A6335A" w:rsidP="00A6335A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gramStart"/>
            <w:r w:rsidRPr="00A6335A">
              <w:rPr>
                <w:rFonts w:ascii="宋体" w:hAnsi="宋体" w:cs="宋体" w:hint="eastAsia"/>
                <w:color w:val="000000"/>
                <w:sz w:val="22"/>
                <w:szCs w:val="22"/>
              </w:rPr>
              <w:t>用户手输</w:t>
            </w:r>
            <w:proofErr w:type="gram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335A" w:rsidRPr="00A6335A" w:rsidRDefault="00A6335A" w:rsidP="00A6335A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A6335A"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A6335A" w:rsidRPr="00A6335A" w:rsidTr="00A6335A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335A" w:rsidRPr="00A6335A" w:rsidRDefault="00A6335A" w:rsidP="00A6335A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A6335A">
              <w:rPr>
                <w:rFonts w:ascii="宋体" w:hAnsi="宋体" w:cs="宋体" w:hint="eastAsia"/>
                <w:color w:val="000000"/>
                <w:sz w:val="22"/>
                <w:szCs w:val="22"/>
              </w:rPr>
              <w:t>卡查询密码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335A" w:rsidRPr="00A6335A" w:rsidRDefault="00A6335A" w:rsidP="00A6335A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A6335A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335A" w:rsidRPr="00A6335A" w:rsidRDefault="00A6335A" w:rsidP="00A6335A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gramStart"/>
            <w:r w:rsidRPr="00A6335A">
              <w:rPr>
                <w:rFonts w:ascii="宋体" w:hAnsi="宋体" w:cs="宋体" w:hint="eastAsia"/>
                <w:color w:val="000000"/>
                <w:sz w:val="22"/>
                <w:szCs w:val="22"/>
              </w:rPr>
              <w:t>用户手输</w:t>
            </w:r>
            <w:proofErr w:type="gram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335A" w:rsidRPr="00A6335A" w:rsidRDefault="00A6335A" w:rsidP="00A6335A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A6335A"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</w:tbl>
    <w:p w:rsidR="00A4377D" w:rsidRDefault="00A4377D" w:rsidP="00A4377D"/>
    <w:p w:rsidR="00D3433E" w:rsidRDefault="00D3433E" w:rsidP="00A4377D"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ab/>
      </w:r>
      <w:r w:rsidR="00D612D1">
        <w:rPr>
          <w:rFonts w:hint="eastAsia"/>
        </w:rPr>
        <w:t>卡号、证件种类、证件号码、客户姓名都刷卡刷身份证回显。</w:t>
      </w:r>
    </w:p>
    <w:p w:rsidR="00D612D1" w:rsidRPr="00D612D1" w:rsidRDefault="00D612D1" w:rsidP="00A4377D">
      <w:r>
        <w:rPr>
          <w:rFonts w:hint="eastAsia"/>
        </w:rPr>
        <w:tab/>
        <w:t>2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交易密码、查询密码需要两次输入验证设置。</w:t>
      </w:r>
    </w:p>
    <w:p w:rsidR="00DF03C3" w:rsidRDefault="00726D52">
      <w:pPr>
        <w:pStyle w:val="4"/>
        <w:numPr>
          <w:ilvl w:val="3"/>
          <w:numId w:val="4"/>
        </w:numPr>
      </w:pPr>
      <w:r>
        <w:rPr>
          <w:rFonts w:hint="eastAsia"/>
        </w:rPr>
        <w:t>业务规则</w:t>
      </w:r>
    </w:p>
    <w:p w:rsidR="008072AA" w:rsidRDefault="008072AA" w:rsidP="008072AA">
      <w:pPr>
        <w:ind w:left="567"/>
      </w:pPr>
      <w:r>
        <w:rPr>
          <w:rFonts w:hint="eastAsia"/>
        </w:rPr>
        <w:t xml:space="preserve">1.   </w:t>
      </w:r>
      <w:r w:rsidR="000F466B">
        <w:rPr>
          <w:rFonts w:hint="eastAsia"/>
        </w:rPr>
        <w:t>卡激活</w:t>
      </w:r>
      <w:r>
        <w:rPr>
          <w:rFonts w:hint="eastAsia"/>
        </w:rPr>
        <w:t>必须本人在场，</w:t>
      </w:r>
      <w:proofErr w:type="gramStart"/>
      <w:r>
        <w:rPr>
          <w:rFonts w:hint="eastAsia"/>
        </w:rPr>
        <w:t>并且由客服人</w:t>
      </w:r>
      <w:proofErr w:type="gramEnd"/>
      <w:r>
        <w:rPr>
          <w:rFonts w:hint="eastAsia"/>
        </w:rPr>
        <w:t>员进行身份核实及拍照。</w:t>
      </w:r>
    </w:p>
    <w:p w:rsidR="008072AA" w:rsidRDefault="008072AA" w:rsidP="008072AA">
      <w:pPr>
        <w:ind w:left="567"/>
      </w:pPr>
      <w:r>
        <w:rPr>
          <w:rFonts w:hint="eastAsia"/>
        </w:rPr>
        <w:t xml:space="preserve">2.   </w:t>
      </w:r>
      <w:r>
        <w:rPr>
          <w:rFonts w:hint="eastAsia"/>
        </w:rPr>
        <w:t>客户必须在客服的监督下签字、按指纹。</w:t>
      </w:r>
    </w:p>
    <w:p w:rsidR="00E52736" w:rsidRPr="006954D6" w:rsidRDefault="00E52736" w:rsidP="008072AA">
      <w:pPr>
        <w:ind w:left="567"/>
      </w:pPr>
      <w:r>
        <w:rPr>
          <w:rFonts w:hint="eastAsia"/>
        </w:rPr>
        <w:t>3.</w:t>
      </w:r>
      <w:r>
        <w:rPr>
          <w:rFonts w:hint="eastAsia"/>
        </w:rPr>
        <w:tab/>
        <w:t xml:space="preserve">  </w:t>
      </w:r>
      <w:r>
        <w:rPr>
          <w:rFonts w:hint="eastAsia"/>
        </w:rPr>
        <w:t>本模块仅办理借记卡。</w:t>
      </w:r>
    </w:p>
    <w:p w:rsidR="001C1457" w:rsidRPr="00967B53" w:rsidRDefault="001C1457" w:rsidP="001C1457">
      <w:pPr>
        <w:pStyle w:val="3"/>
        <w:rPr>
          <w:spacing w:val="5"/>
          <w:kern w:val="20"/>
          <w:sz w:val="28"/>
          <w:szCs w:val="28"/>
        </w:rPr>
      </w:pPr>
      <w:bookmarkStart w:id="96" w:name="_Toc460229186"/>
      <w:r>
        <w:rPr>
          <w:spacing w:val="5"/>
          <w:kern w:val="20"/>
          <w:sz w:val="28"/>
          <w:szCs w:val="28"/>
        </w:rPr>
        <w:t>修改客户信息</w:t>
      </w:r>
      <w:bookmarkEnd w:id="96"/>
    </w:p>
    <w:p w:rsidR="001C1457" w:rsidRDefault="001C1457" w:rsidP="001C1457">
      <w:pPr>
        <w:pStyle w:val="43"/>
        <w:keepNext/>
        <w:keepLines/>
        <w:numPr>
          <w:ilvl w:val="2"/>
          <w:numId w:val="4"/>
        </w:numPr>
        <w:tabs>
          <w:tab w:val="left" w:pos="432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1C1457" w:rsidRDefault="001C1457" w:rsidP="001C1457">
      <w:pPr>
        <w:pStyle w:val="4"/>
        <w:numPr>
          <w:ilvl w:val="3"/>
          <w:numId w:val="4"/>
        </w:numPr>
      </w:pPr>
      <w:r>
        <w:rPr>
          <w:rFonts w:hint="eastAsia"/>
        </w:rPr>
        <w:t>功能描述</w:t>
      </w:r>
    </w:p>
    <w:p w:rsidR="001C1457" w:rsidRPr="00967B53" w:rsidRDefault="001C1457" w:rsidP="001C1457">
      <w:pPr>
        <w:pStyle w:val="afd"/>
        <w:ind w:firstLine="420"/>
      </w:pPr>
      <w:r>
        <w:rPr>
          <w:rFonts w:hint="eastAsia"/>
        </w:rPr>
        <w:t>该模块可以让客户通过</w:t>
      </w:r>
      <w:r>
        <w:rPr>
          <w:rFonts w:hint="eastAsia"/>
        </w:rPr>
        <w:t>VTM</w:t>
      </w:r>
      <w:r>
        <w:rPr>
          <w:rFonts w:hint="eastAsia"/>
        </w:rPr>
        <w:t>柜员机自助修改</w:t>
      </w:r>
      <w:r w:rsidR="00A55E82">
        <w:rPr>
          <w:rFonts w:hint="eastAsia"/>
        </w:rPr>
        <w:t>客户信息</w:t>
      </w:r>
      <w:r>
        <w:rPr>
          <w:rFonts w:hint="eastAsia"/>
        </w:rPr>
        <w:t>。</w:t>
      </w:r>
    </w:p>
    <w:p w:rsidR="001C1457" w:rsidRDefault="001C1457" w:rsidP="001C1457">
      <w:pPr>
        <w:pStyle w:val="4"/>
        <w:numPr>
          <w:ilvl w:val="3"/>
          <w:numId w:val="4"/>
        </w:numPr>
      </w:pPr>
      <w:r>
        <w:rPr>
          <w:rFonts w:hint="eastAsia"/>
        </w:rPr>
        <w:lastRenderedPageBreak/>
        <w:t>业务流程</w:t>
      </w:r>
    </w:p>
    <w:p w:rsidR="001C1457" w:rsidRDefault="00F4480E" w:rsidP="00F4480E">
      <w:pPr>
        <w:widowControl w:val="0"/>
        <w:spacing w:after="0"/>
        <w:ind w:left="840"/>
        <w:jc w:val="center"/>
      </w:pPr>
      <w:r>
        <w:object w:dxaOrig="11521" w:dyaOrig="22246">
          <v:shape id="_x0000_i1028" type="#_x0000_t75" style="width:362pt;height:697.5pt" o:ole="">
            <v:imagedata r:id="rId16" o:title=""/>
          </v:shape>
          <o:OLEObject Type="Embed" ProgID="Visio.Drawing.15" ShapeID="_x0000_i1028" DrawAspect="Content" ObjectID="_1534597183" r:id="rId17"/>
        </w:object>
      </w:r>
    </w:p>
    <w:p w:rsidR="00AD6888" w:rsidRDefault="00AD6888" w:rsidP="00AD6888">
      <w:pPr>
        <w:pStyle w:val="afd"/>
        <w:ind w:firstLine="420"/>
      </w:pPr>
      <w:r>
        <w:rPr>
          <w:rFonts w:hint="eastAsia"/>
        </w:rPr>
        <w:lastRenderedPageBreak/>
        <w:t>1.</w:t>
      </w:r>
      <w:r>
        <w:rPr>
          <w:rFonts w:hint="eastAsia"/>
        </w:rPr>
        <w:tab/>
      </w:r>
      <w:r>
        <w:rPr>
          <w:rFonts w:hint="eastAsia"/>
        </w:rPr>
        <w:t>扫描身份证</w:t>
      </w:r>
    </w:p>
    <w:p w:rsidR="00AD6888" w:rsidRDefault="00AD6888" w:rsidP="00AD6888">
      <w:pPr>
        <w:pStyle w:val="afd"/>
        <w:ind w:left="840" w:firstLine="420"/>
      </w:pPr>
      <w:r w:rsidRPr="00AD6888">
        <w:rPr>
          <w:rFonts w:hint="eastAsia"/>
        </w:rPr>
        <w:t>如果客户刷的不是身份证或者未成功读取则提示失败，提示客户重新刷身份</w:t>
      </w:r>
      <w:r>
        <w:rPr>
          <w:rFonts w:hint="eastAsia"/>
        </w:rPr>
        <w:t>证，直至身份证读取成功。如果是因为机器硬件故障则同样会提示失败。</w:t>
      </w:r>
      <w:r w:rsidR="006F3047">
        <w:rPr>
          <w:rFonts w:hint="eastAsia"/>
        </w:rPr>
        <w:t>临时身份证不能办理该业务。</w:t>
      </w:r>
    </w:p>
    <w:p w:rsidR="00AD6888" w:rsidRDefault="00AD6888" w:rsidP="00AD6888">
      <w:pPr>
        <w:pStyle w:val="afd"/>
        <w:ind w:firstLine="420"/>
      </w:pPr>
      <w:r>
        <w:rPr>
          <w:rFonts w:hint="eastAsia"/>
        </w:rPr>
        <w:t>2.</w:t>
      </w:r>
      <w:r>
        <w:rPr>
          <w:rFonts w:hint="eastAsia"/>
        </w:rPr>
        <w:tab/>
      </w:r>
      <w:r w:rsidR="00563289">
        <w:rPr>
          <w:rFonts w:hint="eastAsia"/>
        </w:rPr>
        <w:t>联网核查</w:t>
      </w:r>
    </w:p>
    <w:p w:rsidR="00AD6888" w:rsidRDefault="00563289" w:rsidP="00563289">
      <w:pPr>
        <w:pStyle w:val="afd"/>
        <w:ind w:left="840" w:firstLine="420"/>
      </w:pPr>
      <w:r w:rsidRPr="00563289">
        <w:rPr>
          <w:rFonts w:hint="eastAsia"/>
        </w:rPr>
        <w:t>读取身份证后，终端显示正在验证身份证信息。后台自动调用联网核查，超时以及核查失败都会跳转到错误页面，给予客户相应的提示。联网核查成功后后台自动查询核心系统是否存在客户信息，如果核心不存在客户信息，则提示客户没有我行存档记录，此时如果客户有疑问，可以通过大厅工作人员介入引导至柜台或其他渠道查询。如果核心存在客户信息，</w:t>
      </w:r>
      <w:r w:rsidR="00B41685">
        <w:rPr>
          <w:rFonts w:hint="eastAsia"/>
        </w:rPr>
        <w:t>则通过身份证查询客户号，再通过客户号查询客户信息，</w:t>
      </w:r>
      <w:r w:rsidR="00811175">
        <w:rPr>
          <w:rFonts w:hint="eastAsia"/>
        </w:rPr>
        <w:t>与后续刷卡信息同时</w:t>
      </w:r>
      <w:r w:rsidRPr="00563289">
        <w:rPr>
          <w:rFonts w:hint="eastAsia"/>
        </w:rPr>
        <w:t>显示到终端界面上。</w:t>
      </w:r>
    </w:p>
    <w:p w:rsidR="00811175" w:rsidRPr="009D25F0" w:rsidRDefault="00AD6888" w:rsidP="00811175">
      <w:pPr>
        <w:widowControl w:val="0"/>
        <w:spacing w:after="0" w:line="360" w:lineRule="auto"/>
        <w:ind w:leftChars="220" w:left="440"/>
        <w:jc w:val="left"/>
        <w:rPr>
          <w:rFonts w:ascii="Arial" w:hAnsi="Arial" w:cs="宋体"/>
          <w:sz w:val="21"/>
        </w:rPr>
      </w:pPr>
      <w:r>
        <w:t>3</w:t>
      </w:r>
      <w:r>
        <w:rPr>
          <w:rFonts w:hint="eastAsia"/>
        </w:rPr>
        <w:t>.</w:t>
      </w:r>
      <w:r>
        <w:rPr>
          <w:rFonts w:hint="eastAsia"/>
        </w:rPr>
        <w:tab/>
      </w:r>
      <w:r w:rsidR="00811175" w:rsidRPr="009D25F0">
        <w:rPr>
          <w:rFonts w:ascii="Arial" w:hAnsi="Arial" w:cs="宋体" w:hint="eastAsia"/>
          <w:sz w:val="21"/>
        </w:rPr>
        <w:t>客户</w:t>
      </w:r>
      <w:r w:rsidR="00811175">
        <w:rPr>
          <w:rFonts w:ascii="Arial" w:hAnsi="Arial" w:cs="宋体" w:hint="eastAsia"/>
          <w:sz w:val="21"/>
        </w:rPr>
        <w:t>插入银行卡及输入密码</w:t>
      </w:r>
    </w:p>
    <w:p w:rsidR="00811175" w:rsidRDefault="00811175" w:rsidP="00811175">
      <w:pPr>
        <w:pStyle w:val="afd"/>
        <w:ind w:left="840" w:firstLine="420"/>
      </w:pPr>
      <w:r>
        <w:rPr>
          <w:rFonts w:hint="eastAsia"/>
        </w:rPr>
        <w:t>界面提示客户插入卡片，客户插入卡片后，</w:t>
      </w:r>
      <w:r>
        <w:rPr>
          <w:rFonts w:hint="eastAsia"/>
        </w:rPr>
        <w:t>VTM</w:t>
      </w:r>
      <w:r>
        <w:rPr>
          <w:rFonts w:hint="eastAsia"/>
        </w:rPr>
        <w:t>读取卡片，如果卡片读取成功，则下一步</w:t>
      </w:r>
      <w:r w:rsidRPr="009D25F0">
        <w:rPr>
          <w:rFonts w:hint="eastAsia"/>
        </w:rPr>
        <w:t>。</w:t>
      </w:r>
      <w:r>
        <w:rPr>
          <w:rFonts w:hint="eastAsia"/>
        </w:rPr>
        <w:t>如果读取不成功，则提示客户再次尝试，尝试超过三次，则提示客户确认卡片信息并重新办理。</w:t>
      </w:r>
      <w:proofErr w:type="gramStart"/>
      <w:r>
        <w:rPr>
          <w:rFonts w:hint="eastAsia"/>
        </w:rPr>
        <w:t>插入卡</w:t>
      </w:r>
      <w:proofErr w:type="gramEnd"/>
      <w:r>
        <w:rPr>
          <w:rFonts w:hint="eastAsia"/>
        </w:rPr>
        <w:t>后输入密码，后台进行密码验证。验证不成功则提示密码错误，输错三次吐卡。输入正确则回显卡信息。</w:t>
      </w:r>
    </w:p>
    <w:p w:rsidR="00840EBA" w:rsidRDefault="00811175" w:rsidP="00AD6888">
      <w:pPr>
        <w:pStyle w:val="afd"/>
        <w:ind w:firstLine="420"/>
      </w:pPr>
      <w:r>
        <w:rPr>
          <w:rFonts w:hint="eastAsia"/>
        </w:rPr>
        <w:t>4.</w:t>
      </w:r>
      <w:r>
        <w:rPr>
          <w:rFonts w:hint="eastAsia"/>
        </w:rPr>
        <w:tab/>
      </w:r>
      <w:r w:rsidR="00840EBA">
        <w:rPr>
          <w:rFonts w:hint="eastAsia"/>
        </w:rPr>
        <w:t>修改客户信息</w:t>
      </w:r>
    </w:p>
    <w:p w:rsidR="00840EBA" w:rsidRDefault="00840EBA" w:rsidP="00840EBA">
      <w:pPr>
        <w:pStyle w:val="afd"/>
        <w:ind w:left="840" w:firstLine="420"/>
      </w:pPr>
      <w:r>
        <w:rPr>
          <w:rFonts w:hint="eastAsia"/>
        </w:rPr>
        <w:t>客户修改客户信息</w:t>
      </w:r>
      <w:ins w:id="97" w:author="User" w:date="2016-08-03T17:47:00Z">
        <w:r w:rsidR="00375801">
          <w:rPr>
            <w:rFonts w:hint="eastAsia"/>
          </w:rPr>
          <w:t>，并验证短信验证码</w:t>
        </w:r>
        <w:r w:rsidR="001B5359">
          <w:rPr>
            <w:rFonts w:hint="eastAsia"/>
          </w:rPr>
          <w:t>。</w:t>
        </w:r>
      </w:ins>
    </w:p>
    <w:p w:rsidR="00AD6888" w:rsidRDefault="00840EBA" w:rsidP="00840EBA">
      <w:pPr>
        <w:pStyle w:val="afd"/>
        <w:ind w:firstLine="420"/>
      </w:pPr>
      <w:r>
        <w:rPr>
          <w:rFonts w:hint="eastAsia"/>
        </w:rPr>
        <w:t>5.</w:t>
      </w:r>
      <w:r>
        <w:rPr>
          <w:rFonts w:hint="eastAsia"/>
        </w:rPr>
        <w:tab/>
      </w:r>
      <w:r w:rsidR="00414C31">
        <w:rPr>
          <w:rFonts w:hint="eastAsia"/>
        </w:rPr>
        <w:t>连接客服</w:t>
      </w:r>
    </w:p>
    <w:p w:rsidR="00AD6888" w:rsidRPr="001C2A47" w:rsidRDefault="00414C31" w:rsidP="00414C31">
      <w:pPr>
        <w:pStyle w:val="afd"/>
        <w:ind w:left="840" w:firstLine="420"/>
      </w:pPr>
      <w:r w:rsidRPr="00414C31">
        <w:rPr>
          <w:rFonts w:hint="eastAsia"/>
        </w:rPr>
        <w:t>终端显示客服连接中信息，如果当前没有客服空闲，则显示排队信息及倒计时。客服连接后，需要客服确认客户是否本人，以及拍照、监督客户签字等。</w:t>
      </w:r>
    </w:p>
    <w:p w:rsidR="00886D5C" w:rsidRDefault="00840EBA" w:rsidP="00886D5C">
      <w:pPr>
        <w:pStyle w:val="afd"/>
        <w:ind w:firstLine="420"/>
      </w:pPr>
      <w:r>
        <w:rPr>
          <w:rFonts w:hint="eastAsia"/>
        </w:rPr>
        <w:t>6</w:t>
      </w:r>
      <w:r w:rsidR="00AD6888">
        <w:rPr>
          <w:rFonts w:hint="eastAsia"/>
        </w:rPr>
        <w:t>.</w:t>
      </w:r>
      <w:r w:rsidR="00AD6888">
        <w:rPr>
          <w:rFonts w:hint="eastAsia"/>
        </w:rPr>
        <w:tab/>
      </w:r>
      <w:r w:rsidR="00886D5C">
        <w:rPr>
          <w:rFonts w:hint="eastAsia"/>
        </w:rPr>
        <w:t>拍照</w:t>
      </w:r>
    </w:p>
    <w:p w:rsidR="00AD6888" w:rsidRDefault="00886D5C" w:rsidP="00886D5C">
      <w:pPr>
        <w:pStyle w:val="afd"/>
        <w:ind w:left="840" w:firstLine="420"/>
      </w:pPr>
      <w:r>
        <w:rPr>
          <w:rFonts w:hint="eastAsia"/>
        </w:rPr>
        <w:t>拍照功能</w:t>
      </w:r>
      <w:proofErr w:type="gramStart"/>
      <w:r>
        <w:rPr>
          <w:rFonts w:hint="eastAsia"/>
        </w:rPr>
        <w:t>是由客服人</w:t>
      </w:r>
      <w:proofErr w:type="gramEnd"/>
      <w:r>
        <w:rPr>
          <w:rFonts w:hint="eastAsia"/>
        </w:rPr>
        <w:t>员进行操作的，坐席可以对拍的照片进行重拍，也可以直接取消拍照。拍照后后台自动留存拍照信息。</w:t>
      </w:r>
    </w:p>
    <w:p w:rsidR="009A2DCD" w:rsidRDefault="00840EBA" w:rsidP="009A2DCD">
      <w:pPr>
        <w:pStyle w:val="afd"/>
        <w:ind w:firstLine="420"/>
      </w:pPr>
      <w:r>
        <w:rPr>
          <w:rFonts w:hint="eastAsia"/>
        </w:rPr>
        <w:t>7</w:t>
      </w:r>
      <w:r w:rsidR="00AD6888">
        <w:rPr>
          <w:rFonts w:hint="eastAsia"/>
        </w:rPr>
        <w:t>.</w:t>
      </w:r>
      <w:r w:rsidR="00AD6888">
        <w:rPr>
          <w:rFonts w:hint="eastAsia"/>
        </w:rPr>
        <w:tab/>
      </w:r>
      <w:r w:rsidR="009A2DCD">
        <w:rPr>
          <w:rFonts w:hint="eastAsia"/>
        </w:rPr>
        <w:t>客户签字及按指纹</w:t>
      </w:r>
    </w:p>
    <w:p w:rsidR="009C30D4" w:rsidRDefault="00FB3FC6" w:rsidP="009A2DCD">
      <w:pPr>
        <w:pStyle w:val="afd"/>
        <w:ind w:left="840" w:firstLineChars="0" w:firstLine="420"/>
      </w:pPr>
      <w:r>
        <w:rPr>
          <w:rFonts w:hint="eastAsia"/>
        </w:rPr>
        <w:t>客户修改个人信息后</w:t>
      </w:r>
      <w:r w:rsidR="000345BC">
        <w:rPr>
          <w:rFonts w:hint="eastAsia"/>
        </w:rPr>
        <w:t>，</w:t>
      </w:r>
      <w:r w:rsidR="009A2DCD">
        <w:rPr>
          <w:rFonts w:hint="eastAsia"/>
        </w:rPr>
        <w:t>客服人员要求客户当面在终端上签字及按指纹，客户处理完毕后点击下一步。</w:t>
      </w:r>
    </w:p>
    <w:p w:rsidR="009C30D4" w:rsidRDefault="00840EBA" w:rsidP="009C30D4">
      <w:pPr>
        <w:pStyle w:val="afd"/>
        <w:ind w:firstLine="420"/>
      </w:pPr>
      <w:r>
        <w:rPr>
          <w:rFonts w:hint="eastAsia"/>
        </w:rPr>
        <w:t>8</w:t>
      </w:r>
      <w:r w:rsidR="009C30D4">
        <w:rPr>
          <w:rFonts w:hint="eastAsia"/>
        </w:rPr>
        <w:t>.</w:t>
      </w:r>
      <w:r w:rsidR="009C30D4">
        <w:rPr>
          <w:rFonts w:hint="eastAsia"/>
        </w:rPr>
        <w:tab/>
      </w:r>
      <w:r w:rsidR="009C30D4">
        <w:rPr>
          <w:rFonts w:hint="eastAsia"/>
        </w:rPr>
        <w:t>客服审核</w:t>
      </w:r>
    </w:p>
    <w:p w:rsidR="00AD6888" w:rsidRDefault="009C30D4" w:rsidP="009C30D4">
      <w:pPr>
        <w:pStyle w:val="afd"/>
        <w:ind w:left="840" w:firstLineChars="0" w:firstLine="420"/>
      </w:pPr>
      <w:r>
        <w:rPr>
          <w:rFonts w:hint="eastAsia"/>
        </w:rPr>
        <w:t>客服人员对客户提交的信息内容进行审核，审核通过后提交后台进行</w:t>
      </w:r>
      <w:r w:rsidR="002B3DF3">
        <w:rPr>
          <w:rFonts w:hint="eastAsia"/>
        </w:rPr>
        <w:t>客户信息修改</w:t>
      </w:r>
      <w:r>
        <w:rPr>
          <w:rFonts w:hint="eastAsia"/>
        </w:rPr>
        <w:t>处理，审核不通过则驳回到信息提交界面，由客户修改后再次提交。</w:t>
      </w:r>
    </w:p>
    <w:p w:rsidR="0034072C" w:rsidRDefault="00840EBA" w:rsidP="0034072C">
      <w:pPr>
        <w:widowControl w:val="0"/>
        <w:spacing w:after="0"/>
        <w:ind w:firstLine="420"/>
        <w:jc w:val="left"/>
      </w:pPr>
      <w:r>
        <w:rPr>
          <w:rFonts w:hint="eastAsia"/>
        </w:rPr>
        <w:t>9</w:t>
      </w:r>
      <w:r w:rsidR="0034072C">
        <w:rPr>
          <w:rFonts w:hint="eastAsia"/>
        </w:rPr>
        <w:t>.</w:t>
      </w:r>
      <w:r w:rsidR="0034072C">
        <w:rPr>
          <w:rFonts w:hint="eastAsia"/>
        </w:rPr>
        <w:tab/>
      </w:r>
      <w:r w:rsidR="0034072C">
        <w:rPr>
          <w:rFonts w:hint="eastAsia"/>
        </w:rPr>
        <w:t>打印凭条</w:t>
      </w:r>
    </w:p>
    <w:p w:rsidR="00AD6888" w:rsidRDefault="00BC70CB" w:rsidP="0034072C">
      <w:pPr>
        <w:widowControl w:val="0"/>
        <w:spacing w:after="0"/>
        <w:ind w:left="840"/>
        <w:jc w:val="left"/>
      </w:pPr>
      <w:r>
        <w:rPr>
          <w:rFonts w:hint="eastAsia"/>
        </w:rPr>
        <w:tab/>
      </w:r>
      <w:r w:rsidR="00E307E5">
        <w:rPr>
          <w:rFonts w:hint="eastAsia"/>
        </w:rPr>
        <w:t>打印客户修改信息</w:t>
      </w:r>
      <w:r w:rsidR="0034072C">
        <w:rPr>
          <w:rFonts w:hint="eastAsia"/>
        </w:rPr>
        <w:t>凭条。</w:t>
      </w:r>
    </w:p>
    <w:p w:rsidR="001C1457" w:rsidRDefault="001C1457" w:rsidP="001C1457">
      <w:pPr>
        <w:pStyle w:val="4"/>
        <w:numPr>
          <w:ilvl w:val="3"/>
          <w:numId w:val="4"/>
        </w:numPr>
      </w:pPr>
      <w:r>
        <w:rPr>
          <w:rFonts w:hint="eastAsia"/>
        </w:rPr>
        <w:lastRenderedPageBreak/>
        <w:t>界面元素</w:t>
      </w:r>
    </w:p>
    <w:tbl>
      <w:tblPr>
        <w:tblW w:w="9780" w:type="dxa"/>
        <w:tblInd w:w="93" w:type="dxa"/>
        <w:tblLook w:val="04A0" w:firstRow="1" w:lastRow="0" w:firstColumn="1" w:lastColumn="0" w:noHBand="0" w:noVBand="1"/>
      </w:tblPr>
      <w:tblGrid>
        <w:gridCol w:w="1900"/>
        <w:gridCol w:w="1080"/>
        <w:gridCol w:w="3100"/>
        <w:gridCol w:w="3700"/>
      </w:tblGrid>
      <w:tr w:rsidR="00F8642F" w:rsidRPr="00F8642F" w:rsidTr="00F8642F">
        <w:trPr>
          <w:trHeight w:val="270"/>
        </w:trPr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界面元素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是否必输</w:t>
            </w:r>
          </w:p>
        </w:tc>
        <w:tc>
          <w:tcPr>
            <w:tcW w:w="3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说明</w:t>
            </w:r>
          </w:p>
        </w:tc>
        <w:tc>
          <w:tcPr>
            <w:tcW w:w="3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待确认内容</w:t>
            </w:r>
          </w:p>
        </w:tc>
      </w:tr>
      <w:tr w:rsidR="00F8642F" w:rsidRPr="00F8642F" w:rsidTr="00F8642F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个人名称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F8642F" w:rsidRPr="00F8642F" w:rsidTr="00F8642F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证件种类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F8642F" w:rsidRPr="00F8642F" w:rsidTr="00F8642F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证件号码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F8642F" w:rsidRPr="00F8642F" w:rsidTr="00F8642F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发证机关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F8642F" w:rsidRPr="00F8642F" w:rsidTr="00F8642F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证件到期日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F8642F" w:rsidRPr="00F8642F" w:rsidTr="00F8642F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是否境内居民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F8642F" w:rsidRPr="00F8642F" w:rsidTr="00F8642F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客户身份类别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F8642F" w:rsidRPr="00F8642F" w:rsidTr="00F8642F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性别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F8642F" w:rsidRPr="00F8642F" w:rsidTr="00F8642F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出生日期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F8642F" w:rsidRPr="00F8642F" w:rsidTr="00F8642F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民族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F8642F" w:rsidRPr="00F8642F" w:rsidTr="00F8642F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登记证件地址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F8642F" w:rsidRPr="00F8642F" w:rsidTr="00F8642F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联系电话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手动输入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F8642F" w:rsidRPr="00F8642F" w:rsidTr="00B75EF4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地区代码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手动输入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  <w:tr w:rsidR="00F8642F" w:rsidRPr="00F8642F" w:rsidTr="00B75EF4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行政区划代码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  <w:tr w:rsidR="00F8642F" w:rsidRPr="00F8642F" w:rsidTr="00B75EF4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所属地区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  <w:tr w:rsidR="00F8642F" w:rsidRPr="00F8642F" w:rsidTr="00F8642F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国别代码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列表选择，默认中国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  <w:tr w:rsidR="00F8642F" w:rsidRPr="00F8642F" w:rsidTr="00F8642F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是否员工标志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隐藏</w:t>
            </w:r>
          </w:p>
        </w:tc>
      </w:tr>
      <w:tr w:rsidR="00F8642F" w:rsidRPr="00F8642F" w:rsidTr="00F8642F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员工编号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隐藏</w:t>
            </w:r>
          </w:p>
        </w:tc>
      </w:tr>
      <w:tr w:rsidR="00F8642F" w:rsidRPr="00F8642F" w:rsidTr="00F8642F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身份核查标志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F8642F" w:rsidRPr="00F8642F" w:rsidTr="00F8642F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客户综合评估级别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隐藏</w:t>
            </w:r>
          </w:p>
        </w:tc>
      </w:tr>
      <w:tr w:rsidR="00F8642F" w:rsidRPr="00F8642F" w:rsidTr="00F8642F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住宅邮编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F8642F" w:rsidRPr="00F8642F" w:rsidTr="00F8642F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住宅电话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手动修改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F8642F" w:rsidRPr="00F8642F" w:rsidTr="00F8642F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住宅地址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手动修改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F8642F" w:rsidRPr="00F8642F" w:rsidTr="00F8642F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传真号码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F8642F" w:rsidRPr="00F8642F" w:rsidTr="00F8642F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EMAIL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F8642F" w:rsidRPr="00F8642F" w:rsidTr="00B75EF4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是否免税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  <w:tr w:rsidR="00F8642F" w:rsidRPr="00F8642F" w:rsidTr="00B75EF4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税率国别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  <w:tr w:rsidR="00F8642F" w:rsidRPr="00F8642F" w:rsidTr="00B75EF4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利息税税率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  <w:tr w:rsidR="00F8642F" w:rsidRPr="00F8642F" w:rsidTr="00F8642F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工作单位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手动修改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F8642F" w:rsidRPr="00F8642F" w:rsidTr="00F8642F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职业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手动修改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F8642F" w:rsidRPr="00F8642F" w:rsidTr="00F8642F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职务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</w:rPr>
              <w:t>手动修改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642F" w:rsidRPr="00F8642F" w:rsidRDefault="00F8642F" w:rsidP="00F8642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F8642F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</w:tbl>
    <w:p w:rsidR="00603217" w:rsidRDefault="00603217" w:rsidP="00603217">
      <w:pPr>
        <w:pStyle w:val="aff4"/>
        <w:numPr>
          <w:ilvl w:val="0"/>
          <w:numId w:val="44"/>
        </w:numPr>
        <w:ind w:firstLineChars="0"/>
      </w:pPr>
      <w:r>
        <w:rPr>
          <w:rFonts w:hint="eastAsia"/>
        </w:rPr>
        <w:t>个人姓名、证件种类、证件号码、发证机关、证件到期日期、</w:t>
      </w:r>
      <w:proofErr w:type="gramStart"/>
      <w:r>
        <w:rPr>
          <w:rFonts w:hint="eastAsia"/>
        </w:rPr>
        <w:t>刷否境内</w:t>
      </w:r>
      <w:proofErr w:type="gramEnd"/>
      <w:r>
        <w:rPr>
          <w:rFonts w:hint="eastAsia"/>
        </w:rPr>
        <w:t>居民、客户身份类别、性别、出生日期</w:t>
      </w:r>
      <w:r w:rsidR="00183F4D">
        <w:rPr>
          <w:rFonts w:hint="eastAsia"/>
        </w:rPr>
        <w:t>、民族、证件登记地址不能修改</w:t>
      </w:r>
    </w:p>
    <w:p w:rsidR="00183F4D" w:rsidRDefault="00183F4D" w:rsidP="00603217">
      <w:pPr>
        <w:pStyle w:val="aff4"/>
        <w:numPr>
          <w:ilvl w:val="0"/>
          <w:numId w:val="44"/>
        </w:numPr>
        <w:ind w:firstLineChars="0"/>
      </w:pPr>
      <w:r>
        <w:rPr>
          <w:rFonts w:hint="eastAsia"/>
        </w:rPr>
        <w:t>是否员工标志、员工编号默认不</w:t>
      </w:r>
      <w:r w:rsidR="003444E4">
        <w:rPr>
          <w:rFonts w:hint="eastAsia"/>
        </w:rPr>
        <w:t>显示</w:t>
      </w:r>
    </w:p>
    <w:p w:rsidR="00183F4D" w:rsidRDefault="00183F4D" w:rsidP="00603217">
      <w:pPr>
        <w:pStyle w:val="aff4"/>
        <w:numPr>
          <w:ilvl w:val="0"/>
          <w:numId w:val="44"/>
        </w:numPr>
        <w:ind w:firstLineChars="0"/>
        <w:rPr>
          <w:ins w:id="98" w:author="User" w:date="2016-08-03T17:47:00Z"/>
        </w:rPr>
      </w:pPr>
      <w:r>
        <w:rPr>
          <w:rFonts w:hint="eastAsia"/>
        </w:rPr>
        <w:t>身份核查标志，</w:t>
      </w:r>
      <w:r w:rsidR="00E459D0">
        <w:rPr>
          <w:rFonts w:hint="eastAsia"/>
        </w:rPr>
        <w:t>根据客户信息查询获得</w:t>
      </w:r>
      <w:r>
        <w:rPr>
          <w:rFonts w:hint="eastAsia"/>
        </w:rPr>
        <w:t>。</w:t>
      </w:r>
    </w:p>
    <w:p w:rsidR="00E94CE6" w:rsidRPr="00A4377D" w:rsidRDefault="00E94CE6" w:rsidP="00603217">
      <w:pPr>
        <w:pStyle w:val="aff4"/>
        <w:numPr>
          <w:ilvl w:val="0"/>
          <w:numId w:val="44"/>
        </w:numPr>
        <w:ind w:firstLineChars="0"/>
      </w:pPr>
      <w:ins w:id="99" w:author="User" w:date="2016-08-03T17:47:00Z">
        <w:r>
          <w:rPr>
            <w:rFonts w:hint="eastAsia"/>
          </w:rPr>
          <w:t>修改客户信息，需要验证客户手机的验证码。</w:t>
        </w:r>
      </w:ins>
    </w:p>
    <w:p w:rsidR="001C1457" w:rsidRDefault="001C1457" w:rsidP="001C1457">
      <w:pPr>
        <w:pStyle w:val="4"/>
        <w:numPr>
          <w:ilvl w:val="3"/>
          <w:numId w:val="4"/>
        </w:numPr>
      </w:pPr>
      <w:r>
        <w:rPr>
          <w:rFonts w:hint="eastAsia"/>
        </w:rPr>
        <w:lastRenderedPageBreak/>
        <w:t>业务规则</w:t>
      </w:r>
    </w:p>
    <w:p w:rsidR="002441B9" w:rsidRDefault="002441B9" w:rsidP="002441B9">
      <w:pPr>
        <w:pStyle w:val="afd"/>
        <w:ind w:firstLine="420"/>
      </w:pPr>
      <w:r>
        <w:rPr>
          <w:rFonts w:hint="eastAsia"/>
        </w:rPr>
        <w:t xml:space="preserve">1.   </w:t>
      </w:r>
      <w:r w:rsidR="00F610CC">
        <w:rPr>
          <w:rFonts w:hint="eastAsia"/>
        </w:rPr>
        <w:t>修改客户信息</w:t>
      </w:r>
      <w:r>
        <w:rPr>
          <w:rFonts w:hint="eastAsia"/>
        </w:rPr>
        <w:t>必须本人在场，</w:t>
      </w:r>
      <w:proofErr w:type="gramStart"/>
      <w:r>
        <w:rPr>
          <w:rFonts w:hint="eastAsia"/>
        </w:rPr>
        <w:t>并且由客服人</w:t>
      </w:r>
      <w:proofErr w:type="gramEnd"/>
      <w:r>
        <w:rPr>
          <w:rFonts w:hint="eastAsia"/>
        </w:rPr>
        <w:t>员进行身份核实及拍照。</w:t>
      </w:r>
    </w:p>
    <w:p w:rsidR="001C1457" w:rsidRDefault="002441B9" w:rsidP="002441B9">
      <w:pPr>
        <w:pStyle w:val="afd"/>
        <w:ind w:firstLine="420"/>
      </w:pPr>
      <w:r>
        <w:rPr>
          <w:rFonts w:hint="eastAsia"/>
        </w:rPr>
        <w:t xml:space="preserve">2.   </w:t>
      </w:r>
      <w:r>
        <w:rPr>
          <w:rFonts w:hint="eastAsia"/>
        </w:rPr>
        <w:t>客户必须在客服的监督下签字、按指纹。</w:t>
      </w:r>
    </w:p>
    <w:p w:rsidR="007D60DA" w:rsidRPr="00967B53" w:rsidRDefault="007D60DA" w:rsidP="007D60DA">
      <w:pPr>
        <w:pStyle w:val="3"/>
        <w:rPr>
          <w:spacing w:val="5"/>
          <w:kern w:val="20"/>
          <w:sz w:val="28"/>
          <w:szCs w:val="28"/>
        </w:rPr>
      </w:pPr>
      <w:bookmarkStart w:id="100" w:name="_Toc460229187"/>
      <w:proofErr w:type="gramStart"/>
      <w:r>
        <w:rPr>
          <w:rFonts w:hint="eastAsia"/>
          <w:spacing w:val="5"/>
          <w:kern w:val="20"/>
          <w:sz w:val="28"/>
          <w:szCs w:val="28"/>
        </w:rPr>
        <w:t>修改网银信息</w:t>
      </w:r>
      <w:bookmarkEnd w:id="100"/>
      <w:proofErr w:type="gramEnd"/>
    </w:p>
    <w:p w:rsidR="007D60DA" w:rsidRDefault="007D60DA" w:rsidP="007D60DA">
      <w:pPr>
        <w:pStyle w:val="43"/>
        <w:keepNext/>
        <w:keepLines/>
        <w:numPr>
          <w:ilvl w:val="2"/>
          <w:numId w:val="4"/>
        </w:numPr>
        <w:tabs>
          <w:tab w:val="left" w:pos="432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7D60DA" w:rsidRDefault="007D60DA" w:rsidP="007D60DA">
      <w:pPr>
        <w:pStyle w:val="4"/>
        <w:numPr>
          <w:ilvl w:val="3"/>
          <w:numId w:val="4"/>
        </w:numPr>
      </w:pPr>
      <w:r>
        <w:rPr>
          <w:rFonts w:hint="eastAsia"/>
        </w:rPr>
        <w:t>功能描述</w:t>
      </w:r>
    </w:p>
    <w:p w:rsidR="007D60DA" w:rsidRPr="00967B53" w:rsidRDefault="007D60DA" w:rsidP="007D60DA">
      <w:pPr>
        <w:pStyle w:val="afd"/>
        <w:ind w:firstLine="420"/>
      </w:pPr>
      <w:r>
        <w:rPr>
          <w:rFonts w:hint="eastAsia"/>
        </w:rPr>
        <w:t>该模块可以让客户通过</w:t>
      </w:r>
      <w:r>
        <w:rPr>
          <w:rFonts w:hint="eastAsia"/>
        </w:rPr>
        <w:t>VTM</w:t>
      </w:r>
      <w:r>
        <w:rPr>
          <w:rFonts w:hint="eastAsia"/>
        </w:rPr>
        <w:t>柜员机自助</w:t>
      </w:r>
      <w:proofErr w:type="gramStart"/>
      <w:r>
        <w:rPr>
          <w:rFonts w:hint="eastAsia"/>
        </w:rPr>
        <w:t>修改网银信息</w:t>
      </w:r>
      <w:proofErr w:type="gramEnd"/>
      <w:r>
        <w:rPr>
          <w:rFonts w:hint="eastAsia"/>
        </w:rPr>
        <w:t>。</w:t>
      </w:r>
    </w:p>
    <w:p w:rsidR="007D60DA" w:rsidRDefault="007D60DA" w:rsidP="007D60DA">
      <w:pPr>
        <w:pStyle w:val="4"/>
        <w:numPr>
          <w:ilvl w:val="3"/>
          <w:numId w:val="4"/>
        </w:numPr>
      </w:pPr>
      <w:r>
        <w:rPr>
          <w:rFonts w:hint="eastAsia"/>
        </w:rPr>
        <w:lastRenderedPageBreak/>
        <w:t>业务流程</w:t>
      </w:r>
    </w:p>
    <w:p w:rsidR="007D60DA" w:rsidRDefault="007D60DA" w:rsidP="007D60DA">
      <w:pPr>
        <w:widowControl w:val="0"/>
        <w:spacing w:after="0"/>
        <w:ind w:left="840"/>
        <w:jc w:val="center"/>
      </w:pPr>
      <w:r>
        <w:object w:dxaOrig="11521" w:dyaOrig="22246">
          <v:shape id="_x0000_i1029" type="#_x0000_t75" style="width:362pt;height:697.5pt" o:ole="">
            <v:imagedata r:id="rId18" o:title=""/>
          </v:shape>
          <o:OLEObject Type="Embed" ProgID="Visio.Drawing.15" ShapeID="_x0000_i1029" DrawAspect="Content" ObjectID="_1534597184" r:id="rId19"/>
        </w:object>
      </w:r>
    </w:p>
    <w:p w:rsidR="007D60DA" w:rsidRDefault="007D60DA" w:rsidP="007D60DA">
      <w:pPr>
        <w:pStyle w:val="afd"/>
        <w:ind w:firstLine="420"/>
      </w:pPr>
      <w:r>
        <w:rPr>
          <w:rFonts w:hint="eastAsia"/>
        </w:rPr>
        <w:lastRenderedPageBreak/>
        <w:t>1.</w:t>
      </w:r>
      <w:r>
        <w:rPr>
          <w:rFonts w:hint="eastAsia"/>
        </w:rPr>
        <w:tab/>
      </w:r>
      <w:r>
        <w:rPr>
          <w:rFonts w:hint="eastAsia"/>
        </w:rPr>
        <w:t>扫描身份证</w:t>
      </w:r>
    </w:p>
    <w:p w:rsidR="007D60DA" w:rsidRDefault="007D60DA" w:rsidP="007D60DA">
      <w:pPr>
        <w:pStyle w:val="afd"/>
        <w:ind w:left="840" w:firstLine="420"/>
      </w:pPr>
      <w:r w:rsidRPr="00AD6888">
        <w:rPr>
          <w:rFonts w:hint="eastAsia"/>
        </w:rPr>
        <w:t>如果客户刷的不是身份证或者未成功读取则提示失败，提示客户重新刷身份</w:t>
      </w:r>
      <w:r>
        <w:rPr>
          <w:rFonts w:hint="eastAsia"/>
        </w:rPr>
        <w:t>证，直至身份证读取成功。如果是因为机器硬件故障则同样会提示失败。临时身份证不能办理该业务。</w:t>
      </w:r>
    </w:p>
    <w:p w:rsidR="007D60DA" w:rsidRDefault="007D60DA" w:rsidP="007D60DA">
      <w:pPr>
        <w:pStyle w:val="afd"/>
        <w:ind w:firstLine="420"/>
      </w:pPr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联网核查</w:t>
      </w:r>
    </w:p>
    <w:p w:rsidR="007D60DA" w:rsidRDefault="007D60DA" w:rsidP="007D60DA">
      <w:pPr>
        <w:pStyle w:val="afd"/>
        <w:ind w:left="840" w:firstLine="420"/>
      </w:pPr>
      <w:r w:rsidRPr="00563289">
        <w:rPr>
          <w:rFonts w:hint="eastAsia"/>
        </w:rPr>
        <w:t>读取身份证后，终端显示正在验证身份证信息。后台自动调用联网核查，超时以及核查失败都会跳转到错误页面，给予客户相应的提示。联网核查成功后后台自动查询核心系统是否存在客户信息，如果核心不存在客户信息，则提示客户没有我行存档记录，此时如果客户有疑问，可以通过大厅工作人员介入引导至柜台或其他渠道查询。如果核心存在客户信息，</w:t>
      </w:r>
      <w:r>
        <w:rPr>
          <w:rFonts w:hint="eastAsia"/>
        </w:rPr>
        <w:t>则通过身份证查询客户号，再通过客户号查询客户信息，与后续刷卡信息同时</w:t>
      </w:r>
      <w:r w:rsidRPr="00563289">
        <w:rPr>
          <w:rFonts w:hint="eastAsia"/>
        </w:rPr>
        <w:t>显示到终端界面上。</w:t>
      </w:r>
    </w:p>
    <w:p w:rsidR="007D60DA" w:rsidRPr="009D25F0" w:rsidRDefault="007D60DA" w:rsidP="007D60DA">
      <w:pPr>
        <w:widowControl w:val="0"/>
        <w:spacing w:after="0" w:line="360" w:lineRule="auto"/>
        <w:ind w:leftChars="220" w:left="440"/>
        <w:jc w:val="left"/>
        <w:rPr>
          <w:rFonts w:ascii="Arial" w:hAnsi="Arial" w:cs="宋体"/>
          <w:sz w:val="21"/>
        </w:rPr>
      </w:pPr>
      <w:r>
        <w:t>3</w:t>
      </w:r>
      <w:r>
        <w:rPr>
          <w:rFonts w:hint="eastAsia"/>
        </w:rPr>
        <w:t>.</w:t>
      </w:r>
      <w:r>
        <w:rPr>
          <w:rFonts w:hint="eastAsia"/>
        </w:rPr>
        <w:tab/>
      </w:r>
      <w:r w:rsidRPr="009D25F0">
        <w:rPr>
          <w:rFonts w:ascii="Arial" w:hAnsi="Arial" w:cs="宋体" w:hint="eastAsia"/>
          <w:sz w:val="21"/>
        </w:rPr>
        <w:t>客户</w:t>
      </w:r>
      <w:r>
        <w:rPr>
          <w:rFonts w:ascii="Arial" w:hAnsi="Arial" w:cs="宋体" w:hint="eastAsia"/>
          <w:sz w:val="21"/>
        </w:rPr>
        <w:t>插入银行卡及输入密码</w:t>
      </w:r>
    </w:p>
    <w:p w:rsidR="007D60DA" w:rsidRDefault="007D60DA" w:rsidP="007D60DA">
      <w:pPr>
        <w:pStyle w:val="afd"/>
        <w:ind w:left="840" w:firstLine="420"/>
      </w:pPr>
      <w:r>
        <w:rPr>
          <w:rFonts w:hint="eastAsia"/>
        </w:rPr>
        <w:t>界面提示客户插入卡片，客户插入卡片后，</w:t>
      </w:r>
      <w:r>
        <w:rPr>
          <w:rFonts w:hint="eastAsia"/>
        </w:rPr>
        <w:t>VTM</w:t>
      </w:r>
      <w:r>
        <w:rPr>
          <w:rFonts w:hint="eastAsia"/>
        </w:rPr>
        <w:t>读取卡片，如果卡片读取成功，则下一步</w:t>
      </w:r>
      <w:r w:rsidRPr="009D25F0">
        <w:rPr>
          <w:rFonts w:hint="eastAsia"/>
        </w:rPr>
        <w:t>。</w:t>
      </w:r>
      <w:r>
        <w:rPr>
          <w:rFonts w:hint="eastAsia"/>
        </w:rPr>
        <w:t>如果读取不成功，则提示客户再次尝试，尝试超过三次，则提示客户确认卡片信息并重新办理。</w:t>
      </w:r>
      <w:proofErr w:type="gramStart"/>
      <w:r>
        <w:rPr>
          <w:rFonts w:hint="eastAsia"/>
        </w:rPr>
        <w:t>插入卡</w:t>
      </w:r>
      <w:proofErr w:type="gramEnd"/>
      <w:r>
        <w:rPr>
          <w:rFonts w:hint="eastAsia"/>
        </w:rPr>
        <w:t>后输入密码，后台进行密码验证。验证不成功则提示密码错误，输错三次吐卡。输入正确则回显卡信息。</w:t>
      </w:r>
    </w:p>
    <w:p w:rsidR="007D60DA" w:rsidRDefault="007D60DA" w:rsidP="007D60DA">
      <w:pPr>
        <w:pStyle w:val="afd"/>
        <w:ind w:firstLine="420"/>
      </w:pPr>
      <w:r>
        <w:rPr>
          <w:rFonts w:hint="eastAsia"/>
        </w:rPr>
        <w:t>4.</w:t>
      </w:r>
      <w:r>
        <w:rPr>
          <w:rFonts w:hint="eastAsia"/>
        </w:rPr>
        <w:tab/>
      </w:r>
      <w:proofErr w:type="gramStart"/>
      <w:r>
        <w:rPr>
          <w:rFonts w:hint="eastAsia"/>
        </w:rPr>
        <w:t>修改</w:t>
      </w:r>
      <w:r w:rsidR="008F1799">
        <w:rPr>
          <w:rFonts w:hint="eastAsia"/>
        </w:rPr>
        <w:t>网银</w:t>
      </w:r>
      <w:r>
        <w:rPr>
          <w:rFonts w:hint="eastAsia"/>
        </w:rPr>
        <w:t>信息</w:t>
      </w:r>
      <w:proofErr w:type="gramEnd"/>
    </w:p>
    <w:p w:rsidR="007D60DA" w:rsidRDefault="007D60DA" w:rsidP="007D60DA">
      <w:pPr>
        <w:pStyle w:val="afd"/>
        <w:ind w:left="840" w:firstLine="420"/>
      </w:pPr>
      <w:r>
        <w:rPr>
          <w:rFonts w:hint="eastAsia"/>
        </w:rPr>
        <w:t>客户</w:t>
      </w:r>
      <w:proofErr w:type="gramStart"/>
      <w:r>
        <w:rPr>
          <w:rFonts w:hint="eastAsia"/>
        </w:rPr>
        <w:t>修改</w:t>
      </w:r>
      <w:r w:rsidR="008F1799">
        <w:rPr>
          <w:rFonts w:hint="eastAsia"/>
        </w:rPr>
        <w:t>网银</w:t>
      </w:r>
      <w:r>
        <w:rPr>
          <w:rFonts w:hint="eastAsia"/>
        </w:rPr>
        <w:t>信息</w:t>
      </w:r>
      <w:proofErr w:type="gramEnd"/>
    </w:p>
    <w:p w:rsidR="007D60DA" w:rsidRDefault="007D60DA" w:rsidP="007D60DA">
      <w:pPr>
        <w:pStyle w:val="afd"/>
        <w:ind w:firstLine="420"/>
      </w:pPr>
      <w:r>
        <w:rPr>
          <w:rFonts w:hint="eastAsia"/>
        </w:rPr>
        <w:t>5.</w:t>
      </w:r>
      <w:r>
        <w:rPr>
          <w:rFonts w:hint="eastAsia"/>
        </w:rPr>
        <w:tab/>
      </w:r>
      <w:r>
        <w:rPr>
          <w:rFonts w:hint="eastAsia"/>
        </w:rPr>
        <w:t>连接客服</w:t>
      </w:r>
    </w:p>
    <w:p w:rsidR="007D60DA" w:rsidRPr="001C2A47" w:rsidRDefault="007D60DA" w:rsidP="007D60DA">
      <w:pPr>
        <w:pStyle w:val="afd"/>
        <w:ind w:left="840" w:firstLine="420"/>
      </w:pPr>
      <w:r w:rsidRPr="00414C31">
        <w:rPr>
          <w:rFonts w:hint="eastAsia"/>
        </w:rPr>
        <w:t>终端显示客服连接中信息，如果当前没有客服空闲，则显示排队信息及倒计时。客服连接后，需要客服确认客户是否本人，以及拍照、监督客户签字等。</w:t>
      </w:r>
    </w:p>
    <w:p w:rsidR="007D60DA" w:rsidRDefault="007D60DA" w:rsidP="007D60DA">
      <w:pPr>
        <w:pStyle w:val="afd"/>
        <w:ind w:firstLine="420"/>
      </w:pPr>
      <w:r>
        <w:rPr>
          <w:rFonts w:hint="eastAsia"/>
        </w:rPr>
        <w:t>6.</w:t>
      </w:r>
      <w:r>
        <w:rPr>
          <w:rFonts w:hint="eastAsia"/>
        </w:rPr>
        <w:tab/>
      </w:r>
      <w:r>
        <w:rPr>
          <w:rFonts w:hint="eastAsia"/>
        </w:rPr>
        <w:t>拍照</w:t>
      </w:r>
    </w:p>
    <w:p w:rsidR="007D60DA" w:rsidRDefault="007D60DA" w:rsidP="007D60DA">
      <w:pPr>
        <w:pStyle w:val="afd"/>
        <w:ind w:left="840" w:firstLine="420"/>
      </w:pPr>
      <w:r>
        <w:rPr>
          <w:rFonts w:hint="eastAsia"/>
        </w:rPr>
        <w:t>拍照功能</w:t>
      </w:r>
      <w:proofErr w:type="gramStart"/>
      <w:r>
        <w:rPr>
          <w:rFonts w:hint="eastAsia"/>
        </w:rPr>
        <w:t>是由客服人</w:t>
      </w:r>
      <w:proofErr w:type="gramEnd"/>
      <w:r>
        <w:rPr>
          <w:rFonts w:hint="eastAsia"/>
        </w:rPr>
        <w:t>员进行操作的，坐席可以对拍的照片进行重拍，也可以直接取消拍照。拍照后后台自动留存拍照信息。</w:t>
      </w:r>
    </w:p>
    <w:p w:rsidR="007D60DA" w:rsidRDefault="007D60DA" w:rsidP="007D60DA">
      <w:pPr>
        <w:pStyle w:val="afd"/>
        <w:ind w:firstLine="420"/>
      </w:pPr>
      <w:r>
        <w:rPr>
          <w:rFonts w:hint="eastAsia"/>
        </w:rPr>
        <w:t>7.</w:t>
      </w:r>
      <w:r>
        <w:rPr>
          <w:rFonts w:hint="eastAsia"/>
        </w:rPr>
        <w:tab/>
      </w:r>
      <w:r>
        <w:rPr>
          <w:rFonts w:hint="eastAsia"/>
        </w:rPr>
        <w:t>客户签字及按指纹</w:t>
      </w:r>
    </w:p>
    <w:p w:rsidR="007D60DA" w:rsidRDefault="00C20E5F" w:rsidP="007D60DA">
      <w:pPr>
        <w:pStyle w:val="afd"/>
        <w:ind w:left="840" w:firstLineChars="0" w:firstLine="420"/>
      </w:pPr>
      <w:r>
        <w:rPr>
          <w:rFonts w:hint="eastAsia"/>
        </w:rPr>
        <w:t>客户修改</w:t>
      </w:r>
      <w:proofErr w:type="gramStart"/>
      <w:r>
        <w:rPr>
          <w:rFonts w:hint="eastAsia"/>
        </w:rPr>
        <w:t>网银</w:t>
      </w:r>
      <w:r w:rsidR="007D60DA">
        <w:rPr>
          <w:rFonts w:hint="eastAsia"/>
        </w:rPr>
        <w:t>信息</w:t>
      </w:r>
      <w:proofErr w:type="gramEnd"/>
      <w:r w:rsidR="007D60DA">
        <w:rPr>
          <w:rFonts w:hint="eastAsia"/>
        </w:rPr>
        <w:t>后，客服人员要求客户当面在终端上签字及按指纹，客户处理完毕后点击下一步。</w:t>
      </w:r>
    </w:p>
    <w:p w:rsidR="007D60DA" w:rsidRDefault="007D60DA" w:rsidP="007D60DA">
      <w:pPr>
        <w:pStyle w:val="afd"/>
        <w:ind w:firstLine="420"/>
      </w:pPr>
      <w:r>
        <w:rPr>
          <w:rFonts w:hint="eastAsia"/>
        </w:rPr>
        <w:t>8.</w:t>
      </w:r>
      <w:r>
        <w:rPr>
          <w:rFonts w:hint="eastAsia"/>
        </w:rPr>
        <w:tab/>
      </w:r>
      <w:r>
        <w:rPr>
          <w:rFonts w:hint="eastAsia"/>
        </w:rPr>
        <w:t>客服审核</w:t>
      </w:r>
    </w:p>
    <w:p w:rsidR="007D60DA" w:rsidRDefault="007D60DA" w:rsidP="007D60DA">
      <w:pPr>
        <w:pStyle w:val="afd"/>
        <w:ind w:left="840" w:firstLineChars="0" w:firstLine="420"/>
      </w:pPr>
      <w:r>
        <w:rPr>
          <w:rFonts w:hint="eastAsia"/>
        </w:rPr>
        <w:t>客服人员对客户提交的信息内容进行审核，审核通过后提交后台进行</w:t>
      </w:r>
      <w:proofErr w:type="gramStart"/>
      <w:r w:rsidR="00C20E5F">
        <w:rPr>
          <w:rFonts w:hint="eastAsia"/>
        </w:rPr>
        <w:t>网银</w:t>
      </w:r>
      <w:r>
        <w:rPr>
          <w:rFonts w:hint="eastAsia"/>
        </w:rPr>
        <w:t>信息</w:t>
      </w:r>
      <w:proofErr w:type="gramEnd"/>
      <w:r>
        <w:rPr>
          <w:rFonts w:hint="eastAsia"/>
        </w:rPr>
        <w:t>修改处理，审核不通过则驳回到信息提交界面，由客户修改后再次提交。</w:t>
      </w:r>
    </w:p>
    <w:p w:rsidR="007D60DA" w:rsidRDefault="007D60DA" w:rsidP="007D60DA">
      <w:pPr>
        <w:widowControl w:val="0"/>
        <w:spacing w:after="0"/>
        <w:ind w:firstLine="420"/>
        <w:jc w:val="left"/>
      </w:pPr>
      <w:r>
        <w:rPr>
          <w:rFonts w:hint="eastAsia"/>
        </w:rPr>
        <w:t>9.</w:t>
      </w:r>
      <w:r>
        <w:rPr>
          <w:rFonts w:hint="eastAsia"/>
        </w:rPr>
        <w:tab/>
      </w:r>
      <w:r>
        <w:rPr>
          <w:rFonts w:hint="eastAsia"/>
        </w:rPr>
        <w:t>打印凭条</w:t>
      </w:r>
    </w:p>
    <w:p w:rsidR="007D60DA" w:rsidRDefault="007D60DA" w:rsidP="007D60DA">
      <w:pPr>
        <w:widowControl w:val="0"/>
        <w:spacing w:after="0"/>
        <w:ind w:left="840"/>
        <w:jc w:val="left"/>
      </w:pPr>
      <w:r>
        <w:rPr>
          <w:rFonts w:hint="eastAsia"/>
        </w:rPr>
        <w:tab/>
      </w:r>
      <w:r>
        <w:rPr>
          <w:rFonts w:hint="eastAsia"/>
        </w:rPr>
        <w:t>打印客户修改信息凭条。</w:t>
      </w:r>
    </w:p>
    <w:p w:rsidR="007D60DA" w:rsidRDefault="007D60DA" w:rsidP="007D60DA">
      <w:pPr>
        <w:pStyle w:val="4"/>
        <w:numPr>
          <w:ilvl w:val="3"/>
          <w:numId w:val="4"/>
        </w:numPr>
      </w:pPr>
      <w:r>
        <w:rPr>
          <w:rFonts w:hint="eastAsia"/>
        </w:rPr>
        <w:lastRenderedPageBreak/>
        <w:t>界面元素</w:t>
      </w:r>
    </w:p>
    <w:p w:rsidR="00CB3632" w:rsidRPr="00CB3632" w:rsidRDefault="00CB3632" w:rsidP="00CB3632">
      <w:pPr>
        <w:ind w:left="420"/>
      </w:pPr>
      <w:r>
        <w:rPr>
          <w:rFonts w:hint="eastAsia"/>
        </w:rPr>
        <w:t>未定。</w:t>
      </w:r>
    </w:p>
    <w:p w:rsidR="007D60DA" w:rsidRDefault="007D60DA" w:rsidP="007D60DA">
      <w:pPr>
        <w:pStyle w:val="4"/>
        <w:numPr>
          <w:ilvl w:val="3"/>
          <w:numId w:val="4"/>
        </w:numPr>
      </w:pPr>
      <w:r>
        <w:rPr>
          <w:rFonts w:hint="eastAsia"/>
        </w:rPr>
        <w:t>业务规则</w:t>
      </w:r>
    </w:p>
    <w:p w:rsidR="007D60DA" w:rsidRDefault="007D60DA" w:rsidP="007D60DA">
      <w:pPr>
        <w:pStyle w:val="afd"/>
        <w:ind w:firstLine="420"/>
      </w:pPr>
      <w:r>
        <w:rPr>
          <w:rFonts w:hint="eastAsia"/>
        </w:rPr>
        <w:t xml:space="preserve">1.   </w:t>
      </w:r>
      <w:r>
        <w:rPr>
          <w:rFonts w:hint="eastAsia"/>
        </w:rPr>
        <w:t>修改</w:t>
      </w:r>
      <w:proofErr w:type="gramStart"/>
      <w:r w:rsidR="00EF3C49">
        <w:rPr>
          <w:rFonts w:hint="eastAsia"/>
        </w:rPr>
        <w:t>网银</w:t>
      </w:r>
      <w:r>
        <w:rPr>
          <w:rFonts w:hint="eastAsia"/>
        </w:rPr>
        <w:t>信息</w:t>
      </w:r>
      <w:proofErr w:type="gramEnd"/>
      <w:r>
        <w:rPr>
          <w:rFonts w:hint="eastAsia"/>
        </w:rPr>
        <w:t>必须本人在场，</w:t>
      </w:r>
      <w:proofErr w:type="gramStart"/>
      <w:r>
        <w:rPr>
          <w:rFonts w:hint="eastAsia"/>
        </w:rPr>
        <w:t>并且由客服人</w:t>
      </w:r>
      <w:proofErr w:type="gramEnd"/>
      <w:r>
        <w:rPr>
          <w:rFonts w:hint="eastAsia"/>
        </w:rPr>
        <w:t>员进行身份核实及拍照。</w:t>
      </w:r>
    </w:p>
    <w:p w:rsidR="007D60DA" w:rsidRPr="00A67DF6" w:rsidRDefault="007D60DA" w:rsidP="007D60DA">
      <w:pPr>
        <w:pStyle w:val="afd"/>
        <w:ind w:firstLine="420"/>
      </w:pPr>
      <w:r>
        <w:rPr>
          <w:rFonts w:hint="eastAsia"/>
        </w:rPr>
        <w:t xml:space="preserve">2.   </w:t>
      </w:r>
      <w:r>
        <w:rPr>
          <w:rFonts w:hint="eastAsia"/>
        </w:rPr>
        <w:t>客户必须在客服的监督下签字、按指纹。</w:t>
      </w:r>
    </w:p>
    <w:p w:rsidR="007D60DA" w:rsidRPr="007D60DA" w:rsidRDefault="007D60DA" w:rsidP="002441B9">
      <w:pPr>
        <w:pStyle w:val="afd"/>
        <w:ind w:firstLine="420"/>
      </w:pPr>
    </w:p>
    <w:p w:rsidR="001C1457" w:rsidRPr="00967B53" w:rsidRDefault="00A37299" w:rsidP="001C1457">
      <w:pPr>
        <w:pStyle w:val="3"/>
        <w:rPr>
          <w:spacing w:val="5"/>
          <w:kern w:val="20"/>
          <w:sz w:val="28"/>
          <w:szCs w:val="28"/>
        </w:rPr>
      </w:pPr>
      <w:bookmarkStart w:id="101" w:name="_Toc460229188"/>
      <w:r>
        <w:rPr>
          <w:rFonts w:hint="eastAsia"/>
          <w:spacing w:val="5"/>
          <w:kern w:val="20"/>
          <w:sz w:val="28"/>
          <w:szCs w:val="28"/>
        </w:rPr>
        <w:t>借记卡</w:t>
      </w:r>
      <w:r w:rsidR="00AD05B6">
        <w:rPr>
          <w:spacing w:val="5"/>
          <w:kern w:val="20"/>
          <w:sz w:val="28"/>
          <w:szCs w:val="28"/>
        </w:rPr>
        <w:t>挂失</w:t>
      </w:r>
      <w:bookmarkEnd w:id="101"/>
    </w:p>
    <w:p w:rsidR="001C1457" w:rsidRDefault="001C1457" w:rsidP="001C1457">
      <w:pPr>
        <w:pStyle w:val="43"/>
        <w:keepNext/>
        <w:keepLines/>
        <w:numPr>
          <w:ilvl w:val="2"/>
          <w:numId w:val="4"/>
        </w:numPr>
        <w:tabs>
          <w:tab w:val="left" w:pos="432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1C1457" w:rsidRDefault="001C1457" w:rsidP="001C1457">
      <w:pPr>
        <w:pStyle w:val="4"/>
        <w:numPr>
          <w:ilvl w:val="3"/>
          <w:numId w:val="4"/>
        </w:numPr>
      </w:pPr>
      <w:r>
        <w:rPr>
          <w:rFonts w:hint="eastAsia"/>
        </w:rPr>
        <w:t>功能描述</w:t>
      </w:r>
    </w:p>
    <w:p w:rsidR="001C1457" w:rsidRPr="00967B53" w:rsidRDefault="001C1457" w:rsidP="001C1457">
      <w:pPr>
        <w:pStyle w:val="afd"/>
        <w:ind w:firstLine="420"/>
      </w:pPr>
      <w:r>
        <w:rPr>
          <w:rFonts w:hint="eastAsia"/>
        </w:rPr>
        <w:t>该模块可以让客户通过</w:t>
      </w:r>
      <w:r>
        <w:rPr>
          <w:rFonts w:hint="eastAsia"/>
        </w:rPr>
        <w:t>VTM</w:t>
      </w:r>
      <w:r>
        <w:rPr>
          <w:rFonts w:hint="eastAsia"/>
        </w:rPr>
        <w:t>柜员机自助</w:t>
      </w:r>
      <w:r w:rsidR="00AD05B6">
        <w:rPr>
          <w:rFonts w:hint="eastAsia"/>
        </w:rPr>
        <w:t>挂失凭证</w:t>
      </w:r>
      <w:r>
        <w:rPr>
          <w:rFonts w:hint="eastAsia"/>
        </w:rPr>
        <w:t>。</w:t>
      </w:r>
    </w:p>
    <w:p w:rsidR="001C1457" w:rsidRDefault="001C1457" w:rsidP="001C1457">
      <w:pPr>
        <w:pStyle w:val="4"/>
        <w:numPr>
          <w:ilvl w:val="3"/>
          <w:numId w:val="4"/>
        </w:numPr>
      </w:pPr>
      <w:r>
        <w:rPr>
          <w:rFonts w:hint="eastAsia"/>
        </w:rPr>
        <w:lastRenderedPageBreak/>
        <w:t>业务流程</w:t>
      </w:r>
    </w:p>
    <w:p w:rsidR="00327714" w:rsidRDefault="009413A1" w:rsidP="00327714">
      <w:pPr>
        <w:pStyle w:val="afd"/>
        <w:ind w:firstLine="420"/>
        <w:jc w:val="center"/>
      </w:pPr>
      <w:r>
        <w:object w:dxaOrig="11506" w:dyaOrig="23011">
          <v:shape id="_x0000_i1030" type="#_x0000_t75" style="width:348.5pt;height:697pt" o:ole="">
            <v:imagedata r:id="rId20" o:title=""/>
          </v:shape>
          <o:OLEObject Type="Embed" ProgID="Visio.Drawing.15" ShapeID="_x0000_i1030" DrawAspect="Content" ObjectID="_1534597185" r:id="rId21"/>
        </w:object>
      </w:r>
    </w:p>
    <w:p w:rsidR="00DF42F7" w:rsidRDefault="00DF42F7" w:rsidP="00DF42F7">
      <w:pPr>
        <w:pStyle w:val="afd"/>
        <w:ind w:firstLine="420"/>
      </w:pPr>
      <w:r>
        <w:rPr>
          <w:rFonts w:hint="eastAsia"/>
        </w:rPr>
        <w:lastRenderedPageBreak/>
        <w:t>1.</w:t>
      </w:r>
      <w:r>
        <w:rPr>
          <w:rFonts w:hint="eastAsia"/>
        </w:rPr>
        <w:tab/>
      </w:r>
      <w:r>
        <w:rPr>
          <w:rFonts w:hint="eastAsia"/>
        </w:rPr>
        <w:t>扫描身份证</w:t>
      </w:r>
    </w:p>
    <w:p w:rsidR="00DF42F7" w:rsidRDefault="00DF42F7" w:rsidP="00DF42F7">
      <w:pPr>
        <w:pStyle w:val="afd"/>
        <w:ind w:left="840" w:firstLine="420"/>
      </w:pPr>
      <w:r>
        <w:rPr>
          <w:rFonts w:hint="eastAsia"/>
        </w:rPr>
        <w:t>如果客户刷的不是身份证或者未成功读取则提示失败，提示客户重新刷身份证，直至身份证读取成功。如果是因为机器硬件故障则同样会提示失败。</w:t>
      </w:r>
      <w:r w:rsidR="0007213F">
        <w:rPr>
          <w:rFonts w:hint="eastAsia"/>
        </w:rPr>
        <w:t>临时身份证不能办理该业务。</w:t>
      </w:r>
    </w:p>
    <w:p w:rsidR="00DF42F7" w:rsidRDefault="00DF42F7" w:rsidP="00DF42F7">
      <w:pPr>
        <w:pStyle w:val="afd"/>
        <w:ind w:firstLine="420"/>
      </w:pPr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联网核查</w:t>
      </w:r>
    </w:p>
    <w:p w:rsidR="00DF42F7" w:rsidRDefault="00DF42F7" w:rsidP="00DF42F7">
      <w:pPr>
        <w:pStyle w:val="afd"/>
        <w:ind w:left="840" w:firstLine="420"/>
      </w:pPr>
      <w:r>
        <w:rPr>
          <w:rFonts w:hint="eastAsia"/>
        </w:rPr>
        <w:t>读取身份证后，终端显示正在验证身份证信息。后台自动调用联网核查，超时以及核查失败都会跳转到错误页面，给予客户相应的提示。联网核查成功后后台自动查询核心系统是否存在客户信息，如果核心不存在客户信息，则提示客户没有我行存档记录，此时如果客户有疑问，可以通过大厅工作人员介入引导至柜台或其他渠道查询。</w:t>
      </w:r>
    </w:p>
    <w:p w:rsidR="00DF42F7" w:rsidRDefault="00DF42F7" w:rsidP="00DF42F7">
      <w:pPr>
        <w:pStyle w:val="afd"/>
        <w:ind w:firstLine="420"/>
      </w:pPr>
      <w:r>
        <w:rPr>
          <w:rFonts w:hint="eastAsia"/>
        </w:rPr>
        <w:t>3.</w:t>
      </w:r>
      <w:r>
        <w:rPr>
          <w:rFonts w:hint="eastAsia"/>
        </w:rPr>
        <w:tab/>
      </w:r>
      <w:r>
        <w:rPr>
          <w:rFonts w:hint="eastAsia"/>
        </w:rPr>
        <w:t>客户选择挂失账户</w:t>
      </w:r>
    </w:p>
    <w:p w:rsidR="00B468F0" w:rsidRDefault="00B07637" w:rsidP="00DF42F7">
      <w:pPr>
        <w:pStyle w:val="afd"/>
        <w:ind w:left="840" w:firstLine="420"/>
        <w:rPr>
          <w:ins w:id="102" w:author="User" w:date="2016-08-03T17:49:00Z"/>
        </w:rPr>
      </w:pPr>
      <w:del w:id="103" w:author="User" w:date="2016-08-03T17:48:00Z">
        <w:r w:rsidDel="00B468F0">
          <w:rPr>
            <w:rFonts w:hint="eastAsia"/>
          </w:rPr>
          <w:delText>终端</w:delText>
        </w:r>
        <w:r w:rsidR="00BB51D1" w:rsidDel="00B468F0">
          <w:rPr>
            <w:rFonts w:hint="eastAsia"/>
          </w:rPr>
          <w:delText>提示客户选择挂失查询、非挂失查询两种查询</w:delText>
        </w:r>
      </w:del>
      <w:ins w:id="104" w:author="User" w:date="2016-08-03T17:48:00Z">
        <w:r w:rsidR="00B468F0">
          <w:rPr>
            <w:rFonts w:hint="eastAsia"/>
          </w:rPr>
          <w:t>客户选择要挂失的账户</w:t>
        </w:r>
      </w:ins>
      <w:ins w:id="105" w:author="User" w:date="2016-08-03T17:49:00Z">
        <w:r w:rsidR="00B468F0">
          <w:rPr>
            <w:rFonts w:hint="eastAsia"/>
          </w:rPr>
          <w:t>后，点击下一步，系统自动查询客户是否做过口头挂失</w:t>
        </w:r>
      </w:ins>
      <w:ins w:id="106" w:author="User" w:date="2016-08-03T17:53:00Z">
        <w:r w:rsidR="00B468F0">
          <w:rPr>
            <w:rFonts w:hint="eastAsia"/>
          </w:rPr>
          <w:t>。查询后</w:t>
        </w:r>
      </w:ins>
      <w:ins w:id="107" w:author="User" w:date="2016-08-03T17:51:00Z">
        <w:r w:rsidR="00B468F0">
          <w:rPr>
            <w:rFonts w:hint="eastAsia"/>
          </w:rPr>
          <w:t>进入挂失查询界面，系统提示客户“挂失查询将会当日冻结账户”类的提示语，由客户确认或取消办理业务。如客户确认办理业务，</w:t>
        </w:r>
      </w:ins>
      <w:ins w:id="108" w:author="User" w:date="2016-08-03T17:52:00Z">
        <w:r w:rsidR="00B468F0">
          <w:rPr>
            <w:rFonts w:hint="eastAsia"/>
          </w:rPr>
          <w:t>系统查询客户账户信息，并显示客户账户</w:t>
        </w:r>
      </w:ins>
      <w:ins w:id="109" w:author="User" w:date="2016-08-03T17:54:00Z">
        <w:r w:rsidR="00B468F0">
          <w:rPr>
            <w:rFonts w:hint="eastAsia"/>
          </w:rPr>
          <w:t>活期余额、</w:t>
        </w:r>
      </w:ins>
      <w:ins w:id="110" w:author="User" w:date="2016-08-03T17:52:00Z">
        <w:r w:rsidR="00B468F0">
          <w:rPr>
            <w:rFonts w:hint="eastAsia"/>
          </w:rPr>
          <w:t>可用余额等关键信息，由客户确认</w:t>
        </w:r>
      </w:ins>
      <w:ins w:id="111" w:author="User" w:date="2016-08-03T17:53:00Z">
        <w:r w:rsidR="00B468F0">
          <w:rPr>
            <w:rFonts w:hint="eastAsia"/>
          </w:rPr>
          <w:t>。</w:t>
        </w:r>
      </w:ins>
      <w:ins w:id="112" w:author="User" w:date="2016-08-03T17:52:00Z">
        <w:r w:rsidR="00B468F0">
          <w:rPr>
            <w:rFonts w:hint="eastAsia"/>
          </w:rPr>
          <w:t>客户确认后，如果继续</w:t>
        </w:r>
      </w:ins>
      <w:ins w:id="113" w:author="User" w:date="2016-08-03T17:53:00Z">
        <w:r w:rsidR="00B468F0">
          <w:rPr>
            <w:rFonts w:hint="eastAsia"/>
          </w:rPr>
          <w:t>办理，</w:t>
        </w:r>
      </w:ins>
      <w:ins w:id="114" w:author="User" w:date="2016-08-03T17:54:00Z">
        <w:r w:rsidR="00B468F0">
          <w:rPr>
            <w:rFonts w:hint="eastAsia"/>
          </w:rPr>
          <w:t>则跳转到</w:t>
        </w:r>
        <w:r w:rsidR="00B468F0">
          <w:rPr>
            <w:rFonts w:hint="eastAsia"/>
          </w:rPr>
          <w:t>4</w:t>
        </w:r>
        <w:r w:rsidR="00B468F0">
          <w:rPr>
            <w:rFonts w:hint="eastAsia"/>
          </w:rPr>
          <w:t>。如果取消办理，则返回主界面，并由系统自动取消挂失查询的冻结状态。</w:t>
        </w:r>
      </w:ins>
    </w:p>
    <w:p w:rsidR="00DF42F7" w:rsidDel="00B468F0" w:rsidRDefault="00BB51D1">
      <w:pPr>
        <w:pStyle w:val="afd"/>
        <w:ind w:left="840" w:firstLineChars="0" w:firstLine="0"/>
        <w:rPr>
          <w:del w:id="115" w:author="User" w:date="2016-08-03T17:55:00Z"/>
        </w:rPr>
        <w:pPrChange w:id="116" w:author="User" w:date="2016-08-03T17:50:00Z">
          <w:pPr>
            <w:pStyle w:val="afd"/>
            <w:ind w:left="840" w:firstLine="420"/>
          </w:pPr>
        </w:pPrChange>
      </w:pPr>
      <w:del w:id="117" w:author="User" w:date="2016-08-03T17:55:00Z">
        <w:r w:rsidDel="00B468F0">
          <w:rPr>
            <w:rFonts w:hint="eastAsia"/>
          </w:rPr>
          <w:delText>，</w:delText>
        </w:r>
        <w:r w:rsidR="00B52011" w:rsidDel="00B468F0">
          <w:rPr>
            <w:rFonts w:hint="eastAsia"/>
          </w:rPr>
          <w:delText>界面需要有</w:delText>
        </w:r>
        <w:r w:rsidR="00064DBD" w:rsidDel="00B468F0">
          <w:rPr>
            <w:rFonts w:hint="eastAsia"/>
          </w:rPr>
          <w:delText>两种查询区别的</w:delText>
        </w:r>
        <w:r w:rsidR="00B52011" w:rsidDel="00B468F0">
          <w:rPr>
            <w:rFonts w:hint="eastAsia"/>
          </w:rPr>
          <w:delText>提示</w:delText>
        </w:r>
        <w:r w:rsidR="00D868CF" w:rsidDel="00B468F0">
          <w:rPr>
            <w:rFonts w:hint="eastAsia"/>
          </w:rPr>
          <w:delText>：</w:delText>
        </w:r>
        <w:r w:rsidR="00B52011" w:rsidDel="00B468F0">
          <w:rPr>
            <w:rFonts w:hint="eastAsia"/>
          </w:rPr>
          <w:delText>如果操作挂失查询则会对客户的账户进行当日冻结。客户查询后，终端显示客户账户信息，包括活期余额、可用余额。</w:delText>
        </w:r>
        <w:r w:rsidDel="00B468F0">
          <w:rPr>
            <w:rFonts w:hint="eastAsia"/>
          </w:rPr>
          <w:delText>客户</w:delText>
        </w:r>
        <w:r w:rsidR="00B52011" w:rsidDel="00B468F0">
          <w:rPr>
            <w:rFonts w:hint="eastAsia"/>
          </w:rPr>
          <w:delText>确认账户没有问题后</w:delText>
        </w:r>
        <w:r w:rsidR="00DF42F7" w:rsidDel="00B468F0">
          <w:rPr>
            <w:rFonts w:hint="eastAsia"/>
          </w:rPr>
          <w:delText>在终端界面选择需要挂失的账户，如果是已经挂失的账户则提示已经挂失，不能再次挂失。</w:delText>
        </w:r>
      </w:del>
    </w:p>
    <w:p w:rsidR="00B52011" w:rsidRDefault="00B52011" w:rsidP="00B52011">
      <w:pPr>
        <w:pStyle w:val="afd"/>
        <w:ind w:firstLine="420"/>
      </w:pPr>
      <w:r>
        <w:rPr>
          <w:rFonts w:hint="eastAsia"/>
        </w:rPr>
        <w:t>4.</w:t>
      </w:r>
      <w:r>
        <w:rPr>
          <w:rFonts w:hint="eastAsia"/>
        </w:rPr>
        <w:tab/>
      </w:r>
      <w:r>
        <w:rPr>
          <w:rFonts w:hint="eastAsia"/>
        </w:rPr>
        <w:t>阅读相关条款</w:t>
      </w:r>
      <w:ins w:id="118" w:author="User" w:date="2016-08-03T17:55:00Z">
        <w:r w:rsidR="00FF1CFC">
          <w:rPr>
            <w:rFonts w:hint="eastAsia"/>
          </w:rPr>
          <w:t>、</w:t>
        </w:r>
      </w:ins>
      <w:del w:id="119" w:author="User" w:date="2016-08-03T17:55:00Z">
        <w:r w:rsidDel="00FF1CFC">
          <w:rPr>
            <w:rFonts w:hint="eastAsia"/>
          </w:rPr>
          <w:delText>及</w:delText>
        </w:r>
      </w:del>
      <w:r>
        <w:rPr>
          <w:rFonts w:hint="eastAsia"/>
        </w:rPr>
        <w:t>协议</w:t>
      </w:r>
      <w:ins w:id="120" w:author="User" w:date="2016-08-03T17:55:00Z">
        <w:r w:rsidR="00FF1CFC">
          <w:rPr>
            <w:rFonts w:hint="eastAsia"/>
          </w:rPr>
          <w:t>及选择挂失类型</w:t>
        </w:r>
      </w:ins>
    </w:p>
    <w:p w:rsidR="00B52011" w:rsidRDefault="00B52011" w:rsidP="00B52011">
      <w:pPr>
        <w:pStyle w:val="afd"/>
        <w:ind w:firstLine="420"/>
        <w:rPr>
          <w:ins w:id="121" w:author="User" w:date="2016-08-03T17:55:00Z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客户阅读相应条款及协议，确认后下一步。</w:t>
      </w:r>
      <w:ins w:id="122" w:author="User" w:date="2016-08-03T17:55:00Z">
        <w:r w:rsidR="00FF1CFC">
          <w:rPr>
            <w:rFonts w:hint="eastAsia"/>
          </w:rPr>
          <w:t>客户选择挂失类型</w:t>
        </w:r>
        <w:r w:rsidR="003D59D4">
          <w:rPr>
            <w:rFonts w:hint="eastAsia"/>
          </w:rPr>
          <w:t>：</w:t>
        </w:r>
      </w:ins>
    </w:p>
    <w:p w:rsidR="003D59D4" w:rsidRDefault="003D59D4" w:rsidP="003D59D4">
      <w:pPr>
        <w:pStyle w:val="afd"/>
        <w:ind w:left="840" w:firstLine="420"/>
        <w:rPr>
          <w:ins w:id="123" w:author="User" w:date="2016-08-03T17:56:00Z"/>
        </w:rPr>
      </w:pPr>
      <w:ins w:id="124" w:author="User" w:date="2016-08-03T17:56:00Z">
        <w:r>
          <w:rPr>
            <w:rFonts w:hint="eastAsia"/>
          </w:rPr>
          <w:t>1</w:t>
        </w:r>
        <w:r>
          <w:rPr>
            <w:rFonts w:hint="eastAsia"/>
          </w:rPr>
          <w:t>、做过口头挂失：默认挂失类型为全封闭状态，不允许客户修改。</w:t>
        </w:r>
      </w:ins>
    </w:p>
    <w:p w:rsidR="003D59D4" w:rsidRDefault="003D59D4" w:rsidP="003D59D4">
      <w:pPr>
        <w:pStyle w:val="afd"/>
        <w:ind w:left="840" w:firstLine="420"/>
        <w:rPr>
          <w:ins w:id="125" w:author="User" w:date="2016-08-03T17:56:00Z"/>
        </w:rPr>
      </w:pPr>
      <w:ins w:id="126" w:author="User" w:date="2016-08-03T17:56:00Z">
        <w:r>
          <w:rPr>
            <w:rFonts w:hint="eastAsia"/>
          </w:rPr>
          <w:t>2</w:t>
        </w:r>
        <w:r>
          <w:rPr>
            <w:rFonts w:hint="eastAsia"/>
          </w:rPr>
          <w:t>、未做口头挂失：挂失类型可由客户选择</w:t>
        </w:r>
        <w:r>
          <w:rPr>
            <w:rFonts w:hint="eastAsia"/>
          </w:rPr>
          <w:t xml:space="preserve"> </w:t>
        </w:r>
        <w:r>
          <w:t>–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全封闭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或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只进不出。</w:t>
        </w:r>
      </w:ins>
    </w:p>
    <w:p w:rsidR="003D59D4" w:rsidRPr="003D59D4" w:rsidRDefault="003D59D4" w:rsidP="00B52011">
      <w:pPr>
        <w:pStyle w:val="afd"/>
        <w:ind w:firstLine="420"/>
      </w:pPr>
    </w:p>
    <w:p w:rsidR="00DF42F7" w:rsidRDefault="00B52011" w:rsidP="00B52011">
      <w:pPr>
        <w:pStyle w:val="afd"/>
        <w:ind w:firstLine="420"/>
      </w:pPr>
      <w:r>
        <w:rPr>
          <w:rFonts w:hint="eastAsia"/>
        </w:rPr>
        <w:t>5</w:t>
      </w:r>
      <w:r w:rsidR="00DF42F7">
        <w:rPr>
          <w:rFonts w:hint="eastAsia"/>
        </w:rPr>
        <w:t>.</w:t>
      </w:r>
      <w:r w:rsidR="00DF42F7">
        <w:rPr>
          <w:rFonts w:hint="eastAsia"/>
        </w:rPr>
        <w:tab/>
      </w:r>
      <w:r w:rsidR="00DF42F7">
        <w:rPr>
          <w:rFonts w:hint="eastAsia"/>
        </w:rPr>
        <w:t>连接客服</w:t>
      </w:r>
      <w:r w:rsidR="00DF42F7">
        <w:rPr>
          <w:rFonts w:hint="eastAsia"/>
        </w:rPr>
        <w:tab/>
      </w:r>
    </w:p>
    <w:p w:rsidR="00DF42F7" w:rsidRDefault="00DF42F7" w:rsidP="00DF42F7">
      <w:pPr>
        <w:pStyle w:val="afd"/>
        <w:ind w:left="840" w:firstLine="420"/>
      </w:pPr>
      <w:r>
        <w:rPr>
          <w:rFonts w:hint="eastAsia"/>
        </w:rPr>
        <w:t>终端显示客服连接中信息，如果当前没有客服空闲，则显示排队信息及倒计时。客服连接后，需要客服确认客户是否本人，以及拍照、监督客户签字等。</w:t>
      </w:r>
    </w:p>
    <w:p w:rsidR="00DF42F7" w:rsidRDefault="00B52011" w:rsidP="00DF42F7">
      <w:pPr>
        <w:pStyle w:val="afd"/>
        <w:ind w:firstLine="420"/>
      </w:pPr>
      <w:r>
        <w:rPr>
          <w:rFonts w:hint="eastAsia"/>
        </w:rPr>
        <w:t>6</w:t>
      </w:r>
      <w:r w:rsidR="00DF42F7">
        <w:rPr>
          <w:rFonts w:hint="eastAsia"/>
        </w:rPr>
        <w:tab/>
      </w:r>
      <w:r w:rsidR="00DF42F7">
        <w:rPr>
          <w:rFonts w:hint="eastAsia"/>
        </w:rPr>
        <w:t>拍照</w:t>
      </w:r>
    </w:p>
    <w:p w:rsidR="00DF42F7" w:rsidRDefault="00DF42F7" w:rsidP="00B52011">
      <w:pPr>
        <w:pStyle w:val="afd"/>
        <w:ind w:left="840" w:firstLine="420"/>
      </w:pPr>
      <w:r>
        <w:rPr>
          <w:rFonts w:hint="eastAsia"/>
        </w:rPr>
        <w:t>拍照功能</w:t>
      </w:r>
      <w:proofErr w:type="gramStart"/>
      <w:r>
        <w:rPr>
          <w:rFonts w:hint="eastAsia"/>
        </w:rPr>
        <w:t>是由客服人</w:t>
      </w:r>
      <w:proofErr w:type="gramEnd"/>
      <w:r>
        <w:rPr>
          <w:rFonts w:hint="eastAsia"/>
        </w:rPr>
        <w:t>员进行操作的，坐席可以对拍的照片进行重拍，也可以直接取消拍照。拍照后后台自动留存拍照信息。</w:t>
      </w:r>
    </w:p>
    <w:p w:rsidR="00DF42F7" w:rsidRDefault="00DF42F7" w:rsidP="00DF42F7">
      <w:pPr>
        <w:pStyle w:val="afd"/>
        <w:ind w:firstLine="420"/>
      </w:pPr>
      <w:r>
        <w:rPr>
          <w:rFonts w:hint="eastAsia"/>
        </w:rPr>
        <w:t xml:space="preserve">7. </w:t>
      </w:r>
      <w:r w:rsidR="00B52011">
        <w:rPr>
          <w:rFonts w:hint="eastAsia"/>
        </w:rPr>
        <w:tab/>
      </w:r>
      <w:r>
        <w:rPr>
          <w:rFonts w:hint="eastAsia"/>
        </w:rPr>
        <w:t>客户签字及按指纹</w:t>
      </w:r>
    </w:p>
    <w:p w:rsidR="00DF42F7" w:rsidRDefault="00DF42F7" w:rsidP="00DF42F7">
      <w:pPr>
        <w:pStyle w:val="afd"/>
        <w:ind w:left="840" w:firstLine="420"/>
      </w:pPr>
      <w:r>
        <w:rPr>
          <w:rFonts w:hint="eastAsia"/>
        </w:rPr>
        <w:t>客服人员要求客户当面在终端上签字及按指纹，客户处理完毕后点击下一步。</w:t>
      </w:r>
    </w:p>
    <w:p w:rsidR="00DF42F7" w:rsidRDefault="00DF42F7" w:rsidP="00DF42F7">
      <w:pPr>
        <w:pStyle w:val="afd"/>
        <w:ind w:firstLine="420"/>
      </w:pPr>
      <w:r>
        <w:rPr>
          <w:rFonts w:hint="eastAsia"/>
        </w:rPr>
        <w:lastRenderedPageBreak/>
        <w:t xml:space="preserve">8. </w:t>
      </w:r>
      <w:r w:rsidR="00B52011">
        <w:rPr>
          <w:rFonts w:hint="eastAsia"/>
        </w:rPr>
        <w:tab/>
      </w:r>
      <w:r>
        <w:rPr>
          <w:rFonts w:hint="eastAsia"/>
        </w:rPr>
        <w:t>客服审核</w:t>
      </w:r>
    </w:p>
    <w:p w:rsidR="00DF42F7" w:rsidRDefault="00DF42F7" w:rsidP="00CC5E67">
      <w:pPr>
        <w:pStyle w:val="afd"/>
        <w:ind w:left="840" w:firstLine="420"/>
      </w:pPr>
      <w:r>
        <w:rPr>
          <w:rFonts w:hint="eastAsia"/>
        </w:rPr>
        <w:t>客服人员对客户提交的信息内容进行审核，审核通过后提交后台进行挂失处理，审核不通过则</w:t>
      </w:r>
      <w:r w:rsidR="00E71192">
        <w:rPr>
          <w:rFonts w:hint="eastAsia"/>
        </w:rPr>
        <w:t>提示错误信息</w:t>
      </w:r>
      <w:r>
        <w:rPr>
          <w:rFonts w:hint="eastAsia"/>
        </w:rPr>
        <w:t>，</w:t>
      </w:r>
      <w:r w:rsidR="00E71192">
        <w:rPr>
          <w:rFonts w:hint="eastAsia"/>
        </w:rPr>
        <w:t>退出交易返回主界面</w:t>
      </w:r>
      <w:r>
        <w:rPr>
          <w:rFonts w:hint="eastAsia"/>
        </w:rPr>
        <w:t>。</w:t>
      </w:r>
    </w:p>
    <w:p w:rsidR="00DF42F7" w:rsidRDefault="00DF42F7" w:rsidP="00DF42F7">
      <w:pPr>
        <w:pStyle w:val="afd"/>
        <w:ind w:firstLine="420"/>
      </w:pPr>
      <w:r>
        <w:rPr>
          <w:rFonts w:hint="eastAsia"/>
        </w:rPr>
        <w:t>9.</w:t>
      </w:r>
      <w:r>
        <w:rPr>
          <w:rFonts w:hint="eastAsia"/>
        </w:rPr>
        <w:tab/>
      </w:r>
      <w:r>
        <w:rPr>
          <w:rFonts w:hint="eastAsia"/>
        </w:rPr>
        <w:t>后台挂失</w:t>
      </w:r>
    </w:p>
    <w:p w:rsidR="00DF42F7" w:rsidRDefault="00DF42F7" w:rsidP="00CC5E67">
      <w:pPr>
        <w:pStyle w:val="afd"/>
        <w:ind w:left="840" w:firstLine="420"/>
      </w:pPr>
      <w:r>
        <w:rPr>
          <w:rFonts w:hint="eastAsia"/>
        </w:rPr>
        <w:t>将客户前面的页面填写的和选择的个人信息发往核心进行挂失交易。成功后，终端提示挂失成功。如果交易失败则给予客户提示，并跳转到错误页面退到主界面。</w:t>
      </w:r>
    </w:p>
    <w:p w:rsidR="00DF42F7" w:rsidRDefault="00DF42F7" w:rsidP="00DF42F7">
      <w:pPr>
        <w:pStyle w:val="afd"/>
        <w:ind w:firstLine="420"/>
      </w:pPr>
      <w:r>
        <w:rPr>
          <w:rFonts w:hint="eastAsia"/>
        </w:rPr>
        <w:t xml:space="preserve">10. </w:t>
      </w:r>
      <w:r>
        <w:rPr>
          <w:rFonts w:hint="eastAsia"/>
        </w:rPr>
        <w:t>打印凭条</w:t>
      </w:r>
    </w:p>
    <w:p w:rsidR="00DF42F7" w:rsidRPr="001A35CD" w:rsidRDefault="00DF42F7" w:rsidP="00DF42F7">
      <w:pPr>
        <w:pStyle w:val="afd"/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打印客户挂失凭条。</w:t>
      </w:r>
    </w:p>
    <w:p w:rsidR="001C1457" w:rsidRPr="00DF42F7" w:rsidRDefault="001C1457" w:rsidP="001C1457">
      <w:pPr>
        <w:widowControl w:val="0"/>
        <w:spacing w:after="0"/>
        <w:ind w:left="840"/>
        <w:jc w:val="left"/>
      </w:pPr>
    </w:p>
    <w:p w:rsidR="00DF42F7" w:rsidRDefault="00DF42F7" w:rsidP="001C1457">
      <w:pPr>
        <w:widowControl w:val="0"/>
        <w:spacing w:after="0"/>
        <w:ind w:left="840"/>
        <w:jc w:val="left"/>
      </w:pPr>
    </w:p>
    <w:p w:rsidR="001C1457" w:rsidRDefault="001C1457" w:rsidP="001C1457">
      <w:pPr>
        <w:pStyle w:val="4"/>
        <w:numPr>
          <w:ilvl w:val="3"/>
          <w:numId w:val="4"/>
        </w:numPr>
      </w:pPr>
      <w:r>
        <w:rPr>
          <w:rFonts w:hint="eastAsia"/>
        </w:rPr>
        <w:t>界面元素</w:t>
      </w:r>
    </w:p>
    <w:p w:rsidR="006413D3" w:rsidRPr="000F78DA" w:rsidRDefault="006413D3" w:rsidP="006413D3">
      <w:pPr>
        <w:rPr>
          <w:b/>
        </w:rPr>
      </w:pPr>
      <w:r w:rsidRPr="000F78DA">
        <w:rPr>
          <w:rFonts w:hint="eastAsia"/>
          <w:b/>
        </w:rPr>
        <w:t>存款账户查询</w:t>
      </w:r>
    </w:p>
    <w:tbl>
      <w:tblPr>
        <w:tblW w:w="9780" w:type="dxa"/>
        <w:tblInd w:w="93" w:type="dxa"/>
        <w:tblLook w:val="04A0" w:firstRow="1" w:lastRow="0" w:firstColumn="1" w:lastColumn="0" w:noHBand="0" w:noVBand="1"/>
      </w:tblPr>
      <w:tblGrid>
        <w:gridCol w:w="1900"/>
        <w:gridCol w:w="1080"/>
        <w:gridCol w:w="3100"/>
        <w:gridCol w:w="3700"/>
      </w:tblGrid>
      <w:tr w:rsidR="006413D3" w:rsidRPr="006413D3" w:rsidTr="006413D3">
        <w:trPr>
          <w:trHeight w:val="270"/>
        </w:trPr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界面元素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是否必输</w:t>
            </w:r>
          </w:p>
        </w:tc>
        <w:tc>
          <w:tcPr>
            <w:tcW w:w="3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说明</w:t>
            </w:r>
          </w:p>
        </w:tc>
        <w:tc>
          <w:tcPr>
            <w:tcW w:w="3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待确认内容</w:t>
            </w:r>
          </w:p>
        </w:tc>
      </w:tr>
      <w:tr w:rsidR="006413D3" w:rsidRPr="006413D3" w:rsidTr="003C1F62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客户号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  <w:tr w:rsidR="006413D3" w:rsidRPr="006413D3" w:rsidTr="003C1F62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客户账号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  <w:tr w:rsidR="006413D3" w:rsidRPr="006413D3" w:rsidTr="003C1F62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客户账户名称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  <w:tr w:rsidR="006413D3" w:rsidRPr="006413D3" w:rsidTr="003C1F62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开户机构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  <w:tr w:rsidR="006413D3" w:rsidRPr="006413D3" w:rsidTr="003C1F62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上级机构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  <w:tr w:rsidR="006413D3" w:rsidRPr="006413D3" w:rsidTr="003C1F62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货币代号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  <w:tr w:rsidR="006413D3" w:rsidRPr="006413D3" w:rsidTr="003C1F62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gramStart"/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钞汇标志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  <w:tr w:rsidR="006413D3" w:rsidRPr="006413D3" w:rsidTr="003C1F62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产品代号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  <w:tr w:rsidR="006413D3" w:rsidRPr="006413D3" w:rsidTr="003C1F62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账户分类1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  <w:tr w:rsidR="006413D3" w:rsidRPr="006413D3" w:rsidTr="003C1F62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账户分类2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  <w:tr w:rsidR="006413D3" w:rsidRPr="006413D3" w:rsidTr="003C1F62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凭证种类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  <w:tr w:rsidR="006413D3" w:rsidRPr="006413D3" w:rsidTr="003C1F62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凭证批号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  <w:tr w:rsidR="006413D3" w:rsidRPr="006413D3" w:rsidTr="003C1F62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凭证序号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  <w:tr w:rsidR="006413D3" w:rsidRPr="006413D3" w:rsidTr="003C1F62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支付条件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  <w:tr w:rsidR="006413D3" w:rsidRPr="006413D3" w:rsidTr="003C1F62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通兑标志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  <w:tr w:rsidR="006413D3" w:rsidRPr="006413D3" w:rsidTr="003C1F62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账户状态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  <w:tr w:rsidR="006413D3" w:rsidRPr="006413D3" w:rsidTr="003C1F62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开户日期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  <w:tr w:rsidR="006413D3" w:rsidRPr="006413D3" w:rsidTr="003C1F62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销户日期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  <w:tr w:rsidR="006413D3" w:rsidRPr="006413D3" w:rsidTr="003C1F62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账户余额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  <w:tr w:rsidR="006413D3" w:rsidRPr="006413D3" w:rsidTr="003C1F62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可用余额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  <w:tr w:rsidR="006413D3" w:rsidRPr="006413D3" w:rsidTr="003C1F62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冻结标志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  <w:tr w:rsidR="006413D3" w:rsidRPr="006413D3" w:rsidTr="003C1F62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冻结金额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  <w:tr w:rsidR="006413D3" w:rsidRPr="006413D3" w:rsidTr="003C1F62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是否控制标志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  <w:tr w:rsidR="006413D3" w:rsidRPr="006413D3" w:rsidTr="003C1F62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lastRenderedPageBreak/>
              <w:t>控制金额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  <w:tr w:rsidR="006413D3" w:rsidRPr="006413D3" w:rsidTr="003C1F62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凭证挂失标志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  <w:tr w:rsidR="006413D3" w:rsidRPr="006413D3" w:rsidTr="003C1F62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凭证挂失类型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  <w:tr w:rsidR="006413D3" w:rsidRPr="006413D3" w:rsidTr="003C1F62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最近一次业务日期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  <w:tr w:rsidR="006413D3" w:rsidRPr="006413D3" w:rsidTr="003C1F62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利率浮动类型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  <w:tr w:rsidR="006413D3" w:rsidRPr="006413D3" w:rsidTr="003C1F62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执行利率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  <w:tr w:rsidR="006413D3" w:rsidRPr="006413D3" w:rsidTr="003C1F62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浮动值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  <w:tr w:rsidR="006413D3" w:rsidRPr="006413D3" w:rsidTr="003C1F62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利率浮动比例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  <w:tr w:rsidR="006413D3" w:rsidRPr="006413D3" w:rsidTr="003C1F62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计息方式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  <w:tr w:rsidR="006413D3" w:rsidRPr="006413D3" w:rsidTr="003C1F62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年/月利率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  <w:tr w:rsidR="006413D3" w:rsidRPr="006413D3" w:rsidTr="003C1F62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是否账户备注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  <w:tr w:rsidR="006413D3" w:rsidRPr="006413D3" w:rsidTr="003C1F62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不动</w:t>
            </w:r>
            <w:proofErr w:type="gramStart"/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户标志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  <w:tr w:rsidR="006413D3" w:rsidRPr="006413D3" w:rsidTr="003C1F62">
        <w:trPr>
          <w:trHeight w:val="27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是否标志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413D3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查询获得，不可修改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413D3" w:rsidRPr="006413D3" w:rsidRDefault="006413D3" w:rsidP="006413D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</w:tbl>
    <w:p w:rsidR="003E5E03" w:rsidRDefault="003E5E03" w:rsidP="00A4377D">
      <w:pPr>
        <w:ind w:left="420"/>
      </w:pPr>
    </w:p>
    <w:p w:rsidR="00295F53" w:rsidRPr="000F78DA" w:rsidRDefault="00295F53" w:rsidP="00295F53">
      <w:pPr>
        <w:rPr>
          <w:b/>
        </w:rPr>
      </w:pPr>
      <w:r w:rsidRPr="000F78DA">
        <w:rPr>
          <w:rFonts w:hint="eastAsia"/>
          <w:b/>
        </w:rPr>
        <w:t>凭证挂失：</w:t>
      </w:r>
    </w:p>
    <w:tbl>
      <w:tblPr>
        <w:tblW w:w="10320" w:type="dxa"/>
        <w:tblInd w:w="93" w:type="dxa"/>
        <w:tblLook w:val="04A0" w:firstRow="1" w:lastRow="0" w:firstColumn="1" w:lastColumn="0" w:noHBand="0" w:noVBand="1"/>
      </w:tblPr>
      <w:tblGrid>
        <w:gridCol w:w="2540"/>
        <w:gridCol w:w="1080"/>
        <w:gridCol w:w="2820"/>
        <w:gridCol w:w="3880"/>
      </w:tblGrid>
      <w:tr w:rsidR="00295F53" w:rsidRPr="00295F53" w:rsidTr="00295F53">
        <w:trPr>
          <w:trHeight w:val="270"/>
        </w:trPr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</w:rPr>
              <w:t>界面元素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</w:rPr>
              <w:t>是否必输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</w:rPr>
              <w:t>说明</w:t>
            </w:r>
          </w:p>
        </w:tc>
        <w:tc>
          <w:tcPr>
            <w:tcW w:w="3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待确认内容</w:t>
            </w:r>
          </w:p>
        </w:tc>
      </w:tr>
      <w:tr w:rsidR="00295F53" w:rsidRPr="00295F53" w:rsidTr="00295F53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</w:rPr>
              <w:t>挂失类型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客户选择，选择后不可修改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295F53" w:rsidRPr="00295F53" w:rsidTr="00295F53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</w:rPr>
              <w:t>密码种类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</w:rPr>
              <w:t>密码挂失为必输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295F53" w:rsidRPr="00295F53" w:rsidTr="00295F53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客户账号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查询回显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295F53" w:rsidRPr="00295F53" w:rsidTr="00295F53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客户账号类型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查询回显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295F53" w:rsidRPr="00295F53" w:rsidTr="00295F53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客户中文名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查询回显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295F53" w:rsidRPr="00295F53" w:rsidTr="00295F53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</w:rPr>
              <w:t>凭证种类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查询回显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295F53" w:rsidRPr="00295F53" w:rsidTr="00295F53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</w:rPr>
              <w:t>凭证单位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</w:rPr>
              <w:t>默认为1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隐藏</w:t>
            </w:r>
          </w:p>
        </w:tc>
      </w:tr>
      <w:tr w:rsidR="00295F53" w:rsidRPr="00295F53" w:rsidTr="00295F53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</w:rPr>
              <w:t>凭证张数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</w:rPr>
              <w:t>默认为1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隐藏</w:t>
            </w:r>
          </w:p>
        </w:tc>
      </w:tr>
      <w:tr w:rsidR="00295F53" w:rsidRPr="00295F53" w:rsidTr="00295F53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</w:rPr>
              <w:t>账户控制类型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客户手动选择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295F53" w:rsidRPr="00295F53" w:rsidTr="00295F53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</w:rPr>
              <w:t>是否签订解挂天数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隐藏</w:t>
            </w:r>
          </w:p>
        </w:tc>
      </w:tr>
      <w:tr w:rsidR="00295F53" w:rsidRPr="00295F53" w:rsidTr="00295F53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</w:rPr>
              <w:t>挂失签订天数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隐藏</w:t>
            </w:r>
          </w:p>
        </w:tc>
      </w:tr>
      <w:tr w:rsidR="00295F53" w:rsidRPr="00295F53" w:rsidTr="00295F53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</w:rPr>
              <w:t>交易密码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gramStart"/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客户手输</w:t>
            </w:r>
            <w:proofErr w:type="gram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295F53" w:rsidRPr="00295F53" w:rsidTr="00295F53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</w:rPr>
              <w:t>证件种类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查询回显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295F53" w:rsidRPr="00295F53" w:rsidTr="00295F53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</w:rPr>
              <w:t>证件号码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95F53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查询回显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53" w:rsidRPr="00295F53" w:rsidRDefault="00295F53" w:rsidP="00295F5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</w:tbl>
    <w:p w:rsidR="003E5E03" w:rsidRDefault="003E5E03" w:rsidP="00153E49"/>
    <w:p w:rsidR="003E5E03" w:rsidRDefault="003E5E03" w:rsidP="00A4377D">
      <w:pPr>
        <w:ind w:left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ab/>
      </w:r>
      <w:ins w:id="127" w:author="User" w:date="2016-08-03T17:57:00Z">
        <w:r w:rsidR="00487185">
          <w:rPr>
            <w:rFonts w:hint="eastAsia"/>
          </w:rPr>
          <w:t>客户确认办理业务，只能选择</w:t>
        </w:r>
      </w:ins>
      <w:r w:rsidR="000C070F">
        <w:rPr>
          <w:rFonts w:hint="eastAsia"/>
        </w:rPr>
        <w:t>挂失查询</w:t>
      </w:r>
      <w:ins w:id="128" w:author="User" w:date="2016-08-03T17:57:00Z">
        <w:r w:rsidR="00487185">
          <w:rPr>
            <w:rFonts w:hint="eastAsia"/>
          </w:rPr>
          <w:t>来</w:t>
        </w:r>
      </w:ins>
      <w:del w:id="129" w:author="User" w:date="2016-08-03T17:57:00Z">
        <w:r w:rsidR="000C070F" w:rsidDel="00487185">
          <w:rPr>
            <w:rFonts w:hint="eastAsia"/>
          </w:rPr>
          <w:delText>、非挂失查询主要</w:delText>
        </w:r>
      </w:del>
      <w:r w:rsidR="000C070F">
        <w:rPr>
          <w:rFonts w:hint="eastAsia"/>
        </w:rPr>
        <w:t>显示客户账户信息及余额，用于客户确认当前账户资金情况</w:t>
      </w:r>
    </w:p>
    <w:p w:rsidR="000C070F" w:rsidRDefault="000C070F" w:rsidP="00A4377D">
      <w:pPr>
        <w:ind w:left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正式挂失时，</w:t>
      </w:r>
      <w:r>
        <w:rPr>
          <w:rFonts w:hint="eastAsia"/>
        </w:rPr>
        <w:tab/>
      </w:r>
      <w:r>
        <w:rPr>
          <w:rFonts w:hint="eastAsia"/>
        </w:rPr>
        <w:t>客户账号、账号类型、客户中文名、凭证种类、证件类型、证件种类通过刷卡刷身份证回显。</w:t>
      </w:r>
    </w:p>
    <w:p w:rsidR="002415C7" w:rsidRDefault="000C070F" w:rsidP="0086585C">
      <w:pPr>
        <w:ind w:left="420"/>
      </w:pPr>
      <w:r>
        <w:rPr>
          <w:rFonts w:hint="eastAsia"/>
        </w:rPr>
        <w:t>3</w:t>
      </w:r>
      <w:r>
        <w:rPr>
          <w:rFonts w:hint="eastAsia"/>
        </w:rPr>
        <w:t>、账户控制类型</w:t>
      </w:r>
      <w:r w:rsidR="00CC56C2">
        <w:rPr>
          <w:rFonts w:hint="eastAsia"/>
        </w:rPr>
        <w:t>：</w:t>
      </w:r>
      <w:ins w:id="130" w:author="User" w:date="2016-08-03T17:57:00Z">
        <w:r w:rsidR="001777D0">
          <w:rPr>
            <w:rFonts w:hint="eastAsia"/>
          </w:rPr>
          <w:t>当客户做过口头挂失，则不允许客户选择，只能处理全封闭</w:t>
        </w:r>
      </w:ins>
      <w:ins w:id="131" w:author="User" w:date="2016-08-03T17:58:00Z">
        <w:r w:rsidR="001777D0">
          <w:rPr>
            <w:rFonts w:hint="eastAsia"/>
          </w:rPr>
          <w:t>状态；如果客户未做过口头挂失，则允许客户选择，选择范围：全封闭，</w:t>
        </w:r>
      </w:ins>
      <w:r>
        <w:rPr>
          <w:rFonts w:hint="eastAsia"/>
        </w:rPr>
        <w:t>只</w:t>
      </w:r>
      <w:ins w:id="132" w:author="User" w:date="2016-08-03T17:58:00Z">
        <w:r w:rsidR="001777D0">
          <w:rPr>
            <w:rFonts w:hint="eastAsia"/>
          </w:rPr>
          <w:t>进</w:t>
        </w:r>
      </w:ins>
      <w:del w:id="133" w:author="User" w:date="2016-08-03T17:58:00Z">
        <w:r w:rsidDel="001777D0">
          <w:rPr>
            <w:rFonts w:hint="eastAsia"/>
          </w:rPr>
          <w:delText>入</w:delText>
        </w:r>
      </w:del>
      <w:r>
        <w:rPr>
          <w:rFonts w:hint="eastAsia"/>
        </w:rPr>
        <w:t>不出</w:t>
      </w:r>
      <w:ins w:id="134" w:author="User" w:date="2016-08-03T17:58:00Z">
        <w:r w:rsidR="001777D0">
          <w:rPr>
            <w:rFonts w:hint="eastAsia"/>
          </w:rPr>
          <w:t>。</w:t>
        </w:r>
      </w:ins>
      <w:del w:id="135" w:author="User" w:date="2016-08-03T17:58:00Z">
        <w:r w:rsidDel="001777D0">
          <w:rPr>
            <w:rFonts w:hint="eastAsia"/>
          </w:rPr>
          <w:delText>两种</w:delText>
        </w:r>
      </w:del>
    </w:p>
    <w:p w:rsidR="003E5E03" w:rsidRPr="00A4377D" w:rsidRDefault="003E5E03" w:rsidP="00A4377D">
      <w:pPr>
        <w:ind w:left="420"/>
      </w:pPr>
    </w:p>
    <w:p w:rsidR="001C1457" w:rsidRDefault="001C1457" w:rsidP="001C1457">
      <w:pPr>
        <w:pStyle w:val="4"/>
        <w:numPr>
          <w:ilvl w:val="3"/>
          <w:numId w:val="4"/>
        </w:numPr>
      </w:pPr>
      <w:r>
        <w:rPr>
          <w:rFonts w:hint="eastAsia"/>
        </w:rPr>
        <w:lastRenderedPageBreak/>
        <w:t>业务规则</w:t>
      </w:r>
    </w:p>
    <w:p w:rsidR="000D4271" w:rsidRDefault="000D4271" w:rsidP="000D4271">
      <w:pPr>
        <w:pStyle w:val="afd"/>
        <w:ind w:firstLine="420"/>
      </w:pPr>
      <w:r>
        <w:rPr>
          <w:rFonts w:hint="eastAsia"/>
        </w:rPr>
        <w:t xml:space="preserve">1.   </w:t>
      </w:r>
      <w:r>
        <w:rPr>
          <w:rFonts w:hint="eastAsia"/>
        </w:rPr>
        <w:t>挂失必须本人在场，</w:t>
      </w:r>
      <w:proofErr w:type="gramStart"/>
      <w:r>
        <w:rPr>
          <w:rFonts w:hint="eastAsia"/>
        </w:rPr>
        <w:t>并且由客服人</w:t>
      </w:r>
      <w:proofErr w:type="gramEnd"/>
      <w:r>
        <w:rPr>
          <w:rFonts w:hint="eastAsia"/>
        </w:rPr>
        <w:t>员进行身份核实及拍照。</w:t>
      </w:r>
    </w:p>
    <w:p w:rsidR="001C1457" w:rsidRDefault="000D4271" w:rsidP="000D4271">
      <w:pPr>
        <w:pStyle w:val="afd"/>
        <w:ind w:firstLine="420"/>
      </w:pPr>
      <w:r>
        <w:rPr>
          <w:rFonts w:hint="eastAsia"/>
        </w:rPr>
        <w:t xml:space="preserve">2.   </w:t>
      </w:r>
      <w:r>
        <w:rPr>
          <w:rFonts w:hint="eastAsia"/>
        </w:rPr>
        <w:t>客户必须在客服的监督下签字、按指纹。</w:t>
      </w:r>
    </w:p>
    <w:p w:rsidR="005B15A2" w:rsidRDefault="005B15A2" w:rsidP="000D4271">
      <w:pPr>
        <w:pStyle w:val="afd"/>
        <w:ind w:firstLine="420"/>
      </w:pPr>
      <w:r>
        <w:rPr>
          <w:rFonts w:hint="eastAsia"/>
        </w:rPr>
        <w:t>3.</w:t>
      </w:r>
      <w:r>
        <w:rPr>
          <w:rFonts w:hint="eastAsia"/>
        </w:rPr>
        <w:tab/>
        <w:t xml:space="preserve"> </w:t>
      </w:r>
      <w:r w:rsidR="00B779A2">
        <w:rPr>
          <w:rFonts w:hint="eastAsia"/>
        </w:rPr>
        <w:t>仅支持正式</w:t>
      </w:r>
      <w:r>
        <w:rPr>
          <w:rFonts w:hint="eastAsia"/>
        </w:rPr>
        <w:t>挂失。</w:t>
      </w:r>
    </w:p>
    <w:p w:rsidR="00EC3E10" w:rsidRDefault="00EC3E10" w:rsidP="000D4271">
      <w:pPr>
        <w:pStyle w:val="afd"/>
        <w:ind w:firstLine="420"/>
      </w:pPr>
      <w:r>
        <w:rPr>
          <w:rFonts w:hint="eastAsia"/>
        </w:rPr>
        <w:t>4.</w:t>
      </w:r>
      <w:r w:rsidRPr="00EC3E10">
        <w:rPr>
          <w:rFonts w:hint="eastAsia"/>
        </w:rPr>
        <w:t xml:space="preserve"> </w:t>
      </w:r>
      <w:r>
        <w:rPr>
          <w:rFonts w:hint="eastAsia"/>
        </w:rPr>
        <w:tab/>
      </w:r>
      <w:r w:rsidR="002D6A6E">
        <w:rPr>
          <w:rFonts w:hint="eastAsia"/>
        </w:rPr>
        <w:t xml:space="preserve"> </w:t>
      </w:r>
      <w:r>
        <w:rPr>
          <w:rFonts w:hint="eastAsia"/>
        </w:rPr>
        <w:t>跨分行、跨地域均不能办理。</w:t>
      </w:r>
    </w:p>
    <w:p w:rsidR="0086585C" w:rsidRPr="001A35CD" w:rsidRDefault="0086585C" w:rsidP="000D4271">
      <w:pPr>
        <w:pStyle w:val="afd"/>
        <w:ind w:firstLine="420"/>
      </w:pPr>
      <w:r>
        <w:rPr>
          <w:rFonts w:hint="eastAsia"/>
        </w:rPr>
        <w:t>5.</w:t>
      </w:r>
      <w:r>
        <w:rPr>
          <w:rFonts w:hint="eastAsia"/>
        </w:rPr>
        <w:tab/>
        <w:t xml:space="preserve"> </w:t>
      </w:r>
      <w:r>
        <w:rPr>
          <w:rFonts w:hint="eastAsia"/>
        </w:rPr>
        <w:t>挂失交易</w:t>
      </w:r>
      <w:r w:rsidR="00CD5040">
        <w:rPr>
          <w:rFonts w:hint="eastAsia"/>
        </w:rPr>
        <w:t>不需要验证密码，但在客户</w:t>
      </w:r>
      <w:r>
        <w:rPr>
          <w:rFonts w:hint="eastAsia"/>
        </w:rPr>
        <w:t>操作前提示客户在挂失补卡时，需要验证密码。</w:t>
      </w:r>
    </w:p>
    <w:p w:rsidR="001C1457" w:rsidRPr="00967B53" w:rsidRDefault="00135256" w:rsidP="001C1457">
      <w:pPr>
        <w:pStyle w:val="3"/>
        <w:rPr>
          <w:spacing w:val="5"/>
          <w:kern w:val="20"/>
          <w:sz w:val="28"/>
          <w:szCs w:val="28"/>
        </w:rPr>
      </w:pPr>
      <w:bookmarkStart w:id="136" w:name="_Toc460229189"/>
      <w:r>
        <w:rPr>
          <w:rFonts w:hint="eastAsia"/>
          <w:spacing w:val="5"/>
          <w:kern w:val="20"/>
          <w:sz w:val="28"/>
          <w:szCs w:val="28"/>
        </w:rPr>
        <w:t>借记卡</w:t>
      </w:r>
      <w:r w:rsidR="00AD05B6">
        <w:rPr>
          <w:spacing w:val="5"/>
          <w:kern w:val="20"/>
          <w:sz w:val="28"/>
          <w:szCs w:val="28"/>
        </w:rPr>
        <w:t>解挂</w:t>
      </w:r>
      <w:bookmarkEnd w:id="136"/>
    </w:p>
    <w:p w:rsidR="001C1457" w:rsidRDefault="001C1457" w:rsidP="001C1457">
      <w:pPr>
        <w:pStyle w:val="43"/>
        <w:keepNext/>
        <w:keepLines/>
        <w:numPr>
          <w:ilvl w:val="2"/>
          <w:numId w:val="4"/>
        </w:numPr>
        <w:tabs>
          <w:tab w:val="left" w:pos="432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1C1457" w:rsidRDefault="001C1457" w:rsidP="001C1457">
      <w:pPr>
        <w:pStyle w:val="4"/>
        <w:numPr>
          <w:ilvl w:val="3"/>
          <w:numId w:val="4"/>
        </w:numPr>
      </w:pPr>
      <w:r>
        <w:rPr>
          <w:rFonts w:hint="eastAsia"/>
        </w:rPr>
        <w:t>功能描述</w:t>
      </w:r>
    </w:p>
    <w:p w:rsidR="001C1457" w:rsidRPr="00967B53" w:rsidRDefault="001C1457" w:rsidP="001C1457">
      <w:pPr>
        <w:pStyle w:val="afd"/>
        <w:ind w:firstLine="420"/>
      </w:pPr>
      <w:r>
        <w:rPr>
          <w:rFonts w:hint="eastAsia"/>
        </w:rPr>
        <w:t>该模块可以让客户通过</w:t>
      </w:r>
      <w:r>
        <w:rPr>
          <w:rFonts w:hint="eastAsia"/>
        </w:rPr>
        <w:t>VTM</w:t>
      </w:r>
      <w:r>
        <w:rPr>
          <w:rFonts w:hint="eastAsia"/>
        </w:rPr>
        <w:t>柜员机自助</w:t>
      </w:r>
      <w:r w:rsidR="00AD05B6">
        <w:rPr>
          <w:rFonts w:hint="eastAsia"/>
        </w:rPr>
        <w:t>解挂凭证</w:t>
      </w:r>
      <w:r>
        <w:rPr>
          <w:rFonts w:hint="eastAsia"/>
        </w:rPr>
        <w:t>。</w:t>
      </w:r>
    </w:p>
    <w:p w:rsidR="001C1457" w:rsidRDefault="001C1457" w:rsidP="001C1457">
      <w:pPr>
        <w:pStyle w:val="4"/>
        <w:numPr>
          <w:ilvl w:val="3"/>
          <w:numId w:val="4"/>
        </w:numPr>
      </w:pPr>
      <w:r>
        <w:rPr>
          <w:rFonts w:hint="eastAsia"/>
        </w:rPr>
        <w:lastRenderedPageBreak/>
        <w:t>业务流程</w:t>
      </w:r>
    </w:p>
    <w:p w:rsidR="00CA0971" w:rsidRDefault="00501C34" w:rsidP="00501C34">
      <w:pPr>
        <w:widowControl w:val="0"/>
        <w:spacing w:after="0"/>
        <w:ind w:left="840"/>
        <w:jc w:val="center"/>
      </w:pPr>
      <w:r>
        <w:object w:dxaOrig="11506" w:dyaOrig="24436">
          <v:shape id="_x0000_i1031" type="#_x0000_t75" style="width:328.5pt;height:697.5pt" o:ole="">
            <v:imagedata r:id="rId22" o:title=""/>
          </v:shape>
          <o:OLEObject Type="Embed" ProgID="Visio.Drawing.15" ShapeID="_x0000_i1031" DrawAspect="Content" ObjectID="_1534597186" r:id="rId23"/>
        </w:object>
      </w:r>
    </w:p>
    <w:p w:rsidR="00CA0971" w:rsidRDefault="00CA0971" w:rsidP="00CA0971">
      <w:pPr>
        <w:pStyle w:val="afd"/>
        <w:ind w:firstLine="420"/>
      </w:pPr>
      <w:r>
        <w:rPr>
          <w:rFonts w:hint="eastAsia"/>
        </w:rPr>
        <w:lastRenderedPageBreak/>
        <w:t>1.</w:t>
      </w:r>
      <w:r>
        <w:rPr>
          <w:rFonts w:hint="eastAsia"/>
        </w:rPr>
        <w:tab/>
      </w:r>
      <w:r>
        <w:rPr>
          <w:rFonts w:hint="eastAsia"/>
        </w:rPr>
        <w:t>扫描身份证</w:t>
      </w:r>
    </w:p>
    <w:p w:rsidR="00CA0971" w:rsidRDefault="00CA0971" w:rsidP="00CA0971">
      <w:pPr>
        <w:pStyle w:val="afd"/>
        <w:ind w:left="840" w:firstLine="420"/>
      </w:pPr>
      <w:r>
        <w:rPr>
          <w:rFonts w:hint="eastAsia"/>
        </w:rPr>
        <w:t>如果客户刷的不是身份证或者未成功读取则提示失败，提示客户重新刷身份证，直至身份证读取成功。如果是因为机器硬件故障则同样会提示失败。</w:t>
      </w:r>
      <w:r w:rsidR="00E751C2">
        <w:rPr>
          <w:rFonts w:hint="eastAsia"/>
        </w:rPr>
        <w:t>临时身份证不能办理该业务。</w:t>
      </w:r>
    </w:p>
    <w:p w:rsidR="00CA0971" w:rsidRDefault="00CA0971" w:rsidP="00CA0971">
      <w:pPr>
        <w:pStyle w:val="afd"/>
        <w:ind w:firstLine="420"/>
      </w:pPr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联网核查</w:t>
      </w:r>
    </w:p>
    <w:p w:rsidR="00CA0971" w:rsidRDefault="00CA0971" w:rsidP="00087A44">
      <w:pPr>
        <w:pStyle w:val="afd"/>
        <w:ind w:left="840" w:firstLine="420"/>
      </w:pPr>
      <w:r>
        <w:rPr>
          <w:rFonts w:hint="eastAsia"/>
        </w:rPr>
        <w:t>读取身份证后，终端显示正在验证身份证信息。后台自动调用联网核查，超时以及核查失败都会跳转到错误页面，给予客户相应的提示。联网核查成功后后台自动查询核心系统是否存在客户信息，如果核心不存在客户信息，则提示客户没有我行存档记录，此时如果客户有疑问，可以通过大厅工作人员介入引导至柜台或其他渠道查询。</w:t>
      </w:r>
    </w:p>
    <w:p w:rsidR="00CA0971" w:rsidRDefault="00CA0971" w:rsidP="00CA0971">
      <w:pPr>
        <w:pStyle w:val="afd"/>
        <w:ind w:firstLine="420"/>
      </w:pPr>
      <w:r>
        <w:rPr>
          <w:rFonts w:hint="eastAsia"/>
        </w:rPr>
        <w:t>3.</w:t>
      </w:r>
      <w:r>
        <w:rPr>
          <w:rFonts w:hint="eastAsia"/>
        </w:rPr>
        <w:tab/>
      </w:r>
      <w:r w:rsidR="00194336">
        <w:rPr>
          <w:rFonts w:hint="eastAsia"/>
        </w:rPr>
        <w:t>插入银行卡</w:t>
      </w:r>
    </w:p>
    <w:p w:rsidR="00CA0971" w:rsidRDefault="00CA0971" w:rsidP="00194336">
      <w:pPr>
        <w:pStyle w:val="afd"/>
        <w:ind w:left="840" w:firstLine="420"/>
      </w:pPr>
      <w:r>
        <w:rPr>
          <w:rFonts w:hint="eastAsia"/>
        </w:rPr>
        <w:t>客户</w:t>
      </w:r>
      <w:r w:rsidR="00286A78">
        <w:rPr>
          <w:rFonts w:hint="eastAsia"/>
        </w:rPr>
        <w:t>插入银行卡，</w:t>
      </w:r>
      <w:r w:rsidR="00D92D64">
        <w:rPr>
          <w:rFonts w:hint="eastAsia"/>
        </w:rPr>
        <w:t>终端读取银行卡，</w:t>
      </w:r>
      <w:r w:rsidR="0002362A">
        <w:rPr>
          <w:rFonts w:hint="eastAsia"/>
        </w:rPr>
        <w:t>由客户输入</w:t>
      </w:r>
      <w:r w:rsidR="003D1CA8">
        <w:rPr>
          <w:rFonts w:hint="eastAsia"/>
        </w:rPr>
        <w:t>交易</w:t>
      </w:r>
      <w:r w:rsidR="0002362A">
        <w:rPr>
          <w:rFonts w:hint="eastAsia"/>
        </w:rPr>
        <w:t>密码，</w:t>
      </w:r>
      <w:r w:rsidR="00D92D64">
        <w:rPr>
          <w:rFonts w:hint="eastAsia"/>
        </w:rPr>
        <w:t>如果银行卡读取成功，</w:t>
      </w:r>
      <w:r w:rsidR="00122242">
        <w:rPr>
          <w:rFonts w:hint="eastAsia"/>
        </w:rPr>
        <w:t>则后台自动查询卡片信息，判断卡片状态，如果是已经解</w:t>
      </w:r>
      <w:proofErr w:type="gramStart"/>
      <w:r w:rsidR="00122242">
        <w:rPr>
          <w:rFonts w:hint="eastAsia"/>
        </w:rPr>
        <w:t>挂或者卡</w:t>
      </w:r>
      <w:proofErr w:type="gramEnd"/>
      <w:r w:rsidR="00122242">
        <w:rPr>
          <w:rFonts w:hint="eastAsia"/>
        </w:rPr>
        <w:t>状态不是挂失，则提示客户已经不能办理解挂。</w:t>
      </w:r>
      <w:r w:rsidR="00C907A0">
        <w:rPr>
          <w:rFonts w:hint="eastAsia"/>
        </w:rPr>
        <w:t>如果是挂失状态，则显示卡片信息</w:t>
      </w:r>
      <w:r>
        <w:rPr>
          <w:rFonts w:hint="eastAsia"/>
        </w:rPr>
        <w:t>。</w:t>
      </w:r>
      <w:r w:rsidR="00D92D64">
        <w:rPr>
          <w:rFonts w:hint="eastAsia"/>
        </w:rPr>
        <w:t>如果读取不成功，则提示客户重新插入，失败三次则提示客户确认后再次办理。</w:t>
      </w:r>
    </w:p>
    <w:p w:rsidR="00CA0971" w:rsidRDefault="00CA0971" w:rsidP="00CA0971">
      <w:pPr>
        <w:pStyle w:val="afd"/>
        <w:ind w:firstLine="420"/>
      </w:pPr>
      <w:r>
        <w:rPr>
          <w:rFonts w:hint="eastAsia"/>
        </w:rPr>
        <w:t>4.</w:t>
      </w:r>
      <w:r>
        <w:rPr>
          <w:rFonts w:hint="eastAsia"/>
        </w:rPr>
        <w:tab/>
      </w:r>
      <w:r>
        <w:rPr>
          <w:rFonts w:hint="eastAsia"/>
        </w:rPr>
        <w:t>连接客服</w:t>
      </w:r>
      <w:r>
        <w:rPr>
          <w:rFonts w:hint="eastAsia"/>
        </w:rPr>
        <w:tab/>
      </w:r>
    </w:p>
    <w:p w:rsidR="00CA0971" w:rsidRDefault="00CA0971" w:rsidP="00060AE8">
      <w:pPr>
        <w:pStyle w:val="afd"/>
        <w:ind w:left="840" w:firstLine="420"/>
      </w:pPr>
      <w:r>
        <w:rPr>
          <w:rFonts w:hint="eastAsia"/>
        </w:rPr>
        <w:t>终端显示客服连接中信息，如果当前没有客服空闲，则显示排队信息及倒计时。客服连接后，需要客服确认客户是否本人，以及拍照、监督客户签字等。</w:t>
      </w:r>
    </w:p>
    <w:p w:rsidR="00CA0971" w:rsidRDefault="00CA0971" w:rsidP="00CA0971">
      <w:pPr>
        <w:pStyle w:val="afd"/>
        <w:ind w:firstLine="420"/>
      </w:pPr>
      <w:r>
        <w:rPr>
          <w:rFonts w:hint="eastAsia"/>
        </w:rPr>
        <w:t>5</w:t>
      </w:r>
      <w:r>
        <w:rPr>
          <w:rFonts w:hint="eastAsia"/>
        </w:rPr>
        <w:tab/>
      </w:r>
      <w:r>
        <w:rPr>
          <w:rFonts w:hint="eastAsia"/>
        </w:rPr>
        <w:t>拍照</w:t>
      </w:r>
    </w:p>
    <w:p w:rsidR="00CA0971" w:rsidRDefault="00CA0971" w:rsidP="000109E3">
      <w:pPr>
        <w:pStyle w:val="afd"/>
        <w:ind w:left="840" w:firstLine="420"/>
      </w:pPr>
      <w:r>
        <w:rPr>
          <w:rFonts w:hint="eastAsia"/>
        </w:rPr>
        <w:t>拍照功能</w:t>
      </w:r>
      <w:proofErr w:type="gramStart"/>
      <w:r>
        <w:rPr>
          <w:rFonts w:hint="eastAsia"/>
        </w:rPr>
        <w:t>是由客服人</w:t>
      </w:r>
      <w:proofErr w:type="gramEnd"/>
      <w:r>
        <w:rPr>
          <w:rFonts w:hint="eastAsia"/>
        </w:rPr>
        <w:t>员进行操作的，坐席可以对拍的照片进行重拍，也可以直接取消拍照。拍照后后台自动留存拍照信息。</w:t>
      </w:r>
    </w:p>
    <w:p w:rsidR="00CA0971" w:rsidRDefault="00CA0971" w:rsidP="00CA0971">
      <w:pPr>
        <w:pStyle w:val="afd"/>
        <w:ind w:firstLine="420"/>
      </w:pPr>
      <w:r>
        <w:rPr>
          <w:rFonts w:hint="eastAsia"/>
        </w:rPr>
        <w:t>6.</w:t>
      </w:r>
      <w:r>
        <w:rPr>
          <w:rFonts w:hint="eastAsia"/>
        </w:rPr>
        <w:tab/>
      </w:r>
      <w:r>
        <w:rPr>
          <w:rFonts w:hint="eastAsia"/>
        </w:rPr>
        <w:t>客户签字及按指纹</w:t>
      </w:r>
    </w:p>
    <w:p w:rsidR="00CA0971" w:rsidRDefault="00CA0971" w:rsidP="00AB69C9">
      <w:pPr>
        <w:pStyle w:val="afd"/>
        <w:ind w:left="840" w:firstLine="420"/>
      </w:pPr>
      <w:r>
        <w:rPr>
          <w:rFonts w:hint="eastAsia"/>
        </w:rPr>
        <w:t>终端界面显示客户输入的信息，客服人员要求客户当面在终端上签字及按指纹，客户处理完毕后点击下一步。</w:t>
      </w:r>
    </w:p>
    <w:p w:rsidR="00CA0971" w:rsidRDefault="00517412" w:rsidP="00CA0971">
      <w:pPr>
        <w:pStyle w:val="afd"/>
        <w:ind w:firstLine="420"/>
      </w:pPr>
      <w:r>
        <w:rPr>
          <w:rFonts w:hint="eastAsia"/>
        </w:rPr>
        <w:t>7</w:t>
      </w:r>
      <w:r w:rsidR="00CA0971">
        <w:rPr>
          <w:rFonts w:hint="eastAsia"/>
        </w:rPr>
        <w:t xml:space="preserve">. </w:t>
      </w:r>
      <w:r w:rsidR="00CA0971">
        <w:rPr>
          <w:rFonts w:hint="eastAsia"/>
        </w:rPr>
        <w:t>客服审核</w:t>
      </w:r>
    </w:p>
    <w:p w:rsidR="00CA0971" w:rsidRDefault="00CA0971" w:rsidP="00816408">
      <w:pPr>
        <w:pStyle w:val="afd"/>
        <w:ind w:left="840" w:firstLine="420"/>
      </w:pPr>
      <w:r>
        <w:rPr>
          <w:rFonts w:hint="eastAsia"/>
        </w:rPr>
        <w:t>客服人员对客户提交的信息内容进行审核，审核通过后提交后台进行</w:t>
      </w:r>
      <w:r w:rsidR="00B2007F">
        <w:rPr>
          <w:rFonts w:hint="eastAsia"/>
        </w:rPr>
        <w:t>解挂</w:t>
      </w:r>
      <w:r>
        <w:rPr>
          <w:rFonts w:hint="eastAsia"/>
        </w:rPr>
        <w:t>处理，审核不通过则</w:t>
      </w:r>
      <w:r w:rsidR="00B50E2C">
        <w:rPr>
          <w:rFonts w:hint="eastAsia"/>
        </w:rPr>
        <w:t>提示错误信息，客户确认后返回主界面</w:t>
      </w:r>
      <w:r>
        <w:rPr>
          <w:rFonts w:hint="eastAsia"/>
        </w:rPr>
        <w:t>。</w:t>
      </w:r>
    </w:p>
    <w:p w:rsidR="00CA0971" w:rsidRDefault="00005AE7" w:rsidP="00CA0971">
      <w:pPr>
        <w:pStyle w:val="afd"/>
        <w:ind w:firstLine="420"/>
      </w:pPr>
      <w:r>
        <w:rPr>
          <w:rFonts w:hint="eastAsia"/>
        </w:rPr>
        <w:t>8</w:t>
      </w:r>
      <w:r w:rsidR="00CA0971">
        <w:rPr>
          <w:rFonts w:hint="eastAsia"/>
        </w:rPr>
        <w:t>.</w:t>
      </w:r>
      <w:r w:rsidR="00CA0971">
        <w:rPr>
          <w:rFonts w:hint="eastAsia"/>
        </w:rPr>
        <w:tab/>
      </w:r>
      <w:r w:rsidR="0094643B">
        <w:rPr>
          <w:rFonts w:hint="eastAsia"/>
        </w:rPr>
        <w:t>解挂</w:t>
      </w:r>
    </w:p>
    <w:p w:rsidR="00CA0971" w:rsidRDefault="00CA0971" w:rsidP="00EA049F">
      <w:pPr>
        <w:pStyle w:val="afd"/>
        <w:ind w:left="840" w:firstLine="420"/>
      </w:pPr>
      <w:r>
        <w:rPr>
          <w:rFonts w:hint="eastAsia"/>
        </w:rPr>
        <w:t>将客户前面的页面填写的信息发往核心进行</w:t>
      </w:r>
      <w:r w:rsidR="00FC17FF">
        <w:rPr>
          <w:rFonts w:hint="eastAsia"/>
        </w:rPr>
        <w:t>解挂</w:t>
      </w:r>
      <w:r>
        <w:rPr>
          <w:rFonts w:hint="eastAsia"/>
        </w:rPr>
        <w:t>交易。如果交易失败则给予客户提示，并跳转到错误页面退到主界面。</w:t>
      </w:r>
    </w:p>
    <w:p w:rsidR="00CA0971" w:rsidRDefault="00710C70" w:rsidP="00CA0971">
      <w:pPr>
        <w:pStyle w:val="afd"/>
        <w:ind w:firstLine="420"/>
      </w:pPr>
      <w:r>
        <w:rPr>
          <w:rFonts w:hint="eastAsia"/>
        </w:rPr>
        <w:t>9</w:t>
      </w:r>
      <w:r w:rsidR="00CA0971">
        <w:rPr>
          <w:rFonts w:hint="eastAsia"/>
        </w:rPr>
        <w:t xml:space="preserve">. </w:t>
      </w:r>
      <w:r w:rsidR="00CA0971">
        <w:rPr>
          <w:rFonts w:hint="eastAsia"/>
        </w:rPr>
        <w:t>打印凭条</w:t>
      </w:r>
    </w:p>
    <w:p w:rsidR="001C1457" w:rsidRDefault="00CA0971" w:rsidP="00CA0971">
      <w:pPr>
        <w:widowControl w:val="0"/>
        <w:spacing w:after="0"/>
        <w:ind w:left="84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打印客户</w:t>
      </w:r>
      <w:r w:rsidR="00D81554">
        <w:rPr>
          <w:rFonts w:hint="eastAsia"/>
        </w:rPr>
        <w:t>解挂</w:t>
      </w:r>
      <w:r>
        <w:rPr>
          <w:rFonts w:hint="eastAsia"/>
        </w:rPr>
        <w:t>凭条。</w:t>
      </w:r>
    </w:p>
    <w:p w:rsidR="001C1457" w:rsidRDefault="001C1457" w:rsidP="001C1457">
      <w:pPr>
        <w:pStyle w:val="4"/>
        <w:numPr>
          <w:ilvl w:val="3"/>
          <w:numId w:val="4"/>
        </w:numPr>
      </w:pPr>
      <w:r>
        <w:rPr>
          <w:rFonts w:hint="eastAsia"/>
        </w:rPr>
        <w:lastRenderedPageBreak/>
        <w:t>界面元素</w:t>
      </w:r>
    </w:p>
    <w:tbl>
      <w:tblPr>
        <w:tblW w:w="10320" w:type="dxa"/>
        <w:tblInd w:w="93" w:type="dxa"/>
        <w:tblLook w:val="04A0" w:firstRow="1" w:lastRow="0" w:firstColumn="1" w:lastColumn="0" w:noHBand="0" w:noVBand="1"/>
      </w:tblPr>
      <w:tblGrid>
        <w:gridCol w:w="2540"/>
        <w:gridCol w:w="1161"/>
        <w:gridCol w:w="2835"/>
        <w:gridCol w:w="3784"/>
      </w:tblGrid>
      <w:tr w:rsidR="00664DA3" w:rsidRPr="00664DA3" w:rsidTr="005963B0">
        <w:trPr>
          <w:trHeight w:val="270"/>
        </w:trPr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664DA3" w:rsidP="00664DA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64DA3">
              <w:rPr>
                <w:rFonts w:ascii="宋体" w:hAnsi="宋体" w:cs="宋体" w:hint="eastAsia"/>
                <w:color w:val="000000"/>
                <w:sz w:val="22"/>
                <w:szCs w:val="22"/>
              </w:rPr>
              <w:t>界面元素</w:t>
            </w:r>
          </w:p>
        </w:tc>
        <w:tc>
          <w:tcPr>
            <w:tcW w:w="11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664DA3" w:rsidP="00664DA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64DA3">
              <w:rPr>
                <w:rFonts w:ascii="宋体" w:hAnsi="宋体" w:cs="宋体" w:hint="eastAsia"/>
                <w:color w:val="000000"/>
                <w:sz w:val="22"/>
                <w:szCs w:val="22"/>
              </w:rPr>
              <w:t>是否必输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664DA3" w:rsidP="00664DA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64DA3">
              <w:rPr>
                <w:rFonts w:ascii="宋体" w:hAnsi="宋体" w:cs="宋体" w:hint="eastAsia"/>
                <w:color w:val="000000"/>
                <w:sz w:val="22"/>
                <w:szCs w:val="22"/>
              </w:rPr>
              <w:t>说明</w:t>
            </w:r>
          </w:p>
        </w:tc>
        <w:tc>
          <w:tcPr>
            <w:tcW w:w="37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664DA3" w:rsidP="00664DA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64DA3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待确认内容</w:t>
            </w:r>
          </w:p>
        </w:tc>
      </w:tr>
      <w:tr w:rsidR="00664DA3" w:rsidRPr="00664DA3" w:rsidTr="005963B0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664DA3" w:rsidP="00664DA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64DA3">
              <w:rPr>
                <w:rFonts w:ascii="宋体" w:hAnsi="宋体" w:cs="宋体" w:hint="eastAsia"/>
                <w:color w:val="000000"/>
                <w:sz w:val="22"/>
                <w:szCs w:val="22"/>
              </w:rPr>
              <w:t>挂失类型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664DA3" w:rsidP="00664DA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64DA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0D2B2C" w:rsidP="00664DA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查询回显</w:t>
            </w:r>
          </w:p>
        </w:tc>
        <w:tc>
          <w:tcPr>
            <w:tcW w:w="3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664DA3" w:rsidP="00664DA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64DA3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664DA3" w:rsidRPr="00664DA3" w:rsidTr="005963B0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664DA3" w:rsidP="00664DA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64DA3">
              <w:rPr>
                <w:rFonts w:ascii="宋体" w:hAnsi="宋体" w:cs="宋体" w:hint="eastAsia"/>
                <w:color w:val="000000"/>
                <w:sz w:val="22"/>
                <w:szCs w:val="22"/>
              </w:rPr>
              <w:t>密码种类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664DA3" w:rsidP="00664DA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64DA3">
              <w:rPr>
                <w:rFonts w:ascii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664DA3" w:rsidP="00664DA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0317E8" w:rsidP="00664DA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FC2521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隐藏</w:t>
            </w:r>
          </w:p>
        </w:tc>
      </w:tr>
      <w:tr w:rsidR="00664DA3" w:rsidRPr="00664DA3" w:rsidTr="005963B0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664DA3" w:rsidP="00664DA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64DA3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客户账号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664DA3" w:rsidP="00664DA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64DA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8F5D27" w:rsidP="00664DA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刷身份证</w:t>
            </w:r>
            <w:r w:rsidR="00664DA3" w:rsidRPr="00664DA3">
              <w:rPr>
                <w:rFonts w:ascii="宋体" w:hAnsi="宋体" w:cs="宋体" w:hint="eastAsia"/>
                <w:color w:val="000000"/>
                <w:sz w:val="22"/>
                <w:szCs w:val="22"/>
              </w:rPr>
              <w:t>回显</w:t>
            </w:r>
          </w:p>
        </w:tc>
        <w:tc>
          <w:tcPr>
            <w:tcW w:w="3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664DA3" w:rsidP="00664DA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64DA3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664DA3" w:rsidRPr="00664DA3" w:rsidTr="005963B0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664DA3" w:rsidP="00664DA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64DA3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客户账号类型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664DA3" w:rsidP="00664DA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64DA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8F5D27" w:rsidP="00664DA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刷身份证</w:t>
            </w:r>
            <w:r w:rsidRPr="00664DA3">
              <w:rPr>
                <w:rFonts w:ascii="宋体" w:hAnsi="宋体" w:cs="宋体" w:hint="eastAsia"/>
                <w:color w:val="000000"/>
                <w:sz w:val="22"/>
                <w:szCs w:val="22"/>
              </w:rPr>
              <w:t>回显</w:t>
            </w:r>
          </w:p>
        </w:tc>
        <w:tc>
          <w:tcPr>
            <w:tcW w:w="3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664DA3" w:rsidP="00664DA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64DA3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664DA3" w:rsidRPr="00664DA3" w:rsidTr="005963B0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664DA3" w:rsidP="00664DA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64DA3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客户中文名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664DA3" w:rsidP="00664DA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64DA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8F5D27" w:rsidP="00664DA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刷身份证</w:t>
            </w:r>
            <w:r w:rsidRPr="00664DA3">
              <w:rPr>
                <w:rFonts w:ascii="宋体" w:hAnsi="宋体" w:cs="宋体" w:hint="eastAsia"/>
                <w:color w:val="000000"/>
                <w:sz w:val="22"/>
                <w:szCs w:val="22"/>
              </w:rPr>
              <w:t>回显</w:t>
            </w:r>
          </w:p>
        </w:tc>
        <w:tc>
          <w:tcPr>
            <w:tcW w:w="3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664DA3" w:rsidP="00664DA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64DA3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664DA3" w:rsidRPr="00664DA3" w:rsidTr="005963B0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664DA3" w:rsidP="00664DA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64DA3">
              <w:rPr>
                <w:rFonts w:ascii="宋体" w:hAnsi="宋体" w:cs="宋体" w:hint="eastAsia"/>
                <w:color w:val="000000"/>
                <w:sz w:val="22"/>
                <w:szCs w:val="22"/>
              </w:rPr>
              <w:t>凭证种类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664DA3" w:rsidP="00664DA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64DA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8F5D27" w:rsidP="00664DA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刷卡回显</w:t>
            </w:r>
          </w:p>
        </w:tc>
        <w:tc>
          <w:tcPr>
            <w:tcW w:w="3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664DA3" w:rsidP="00664DA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64DA3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664DA3" w:rsidRPr="00664DA3" w:rsidTr="005963B0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664DA3" w:rsidP="00664DA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64DA3">
              <w:rPr>
                <w:rFonts w:ascii="宋体" w:hAnsi="宋体" w:cs="宋体" w:hint="eastAsia"/>
                <w:color w:val="000000"/>
                <w:sz w:val="22"/>
                <w:szCs w:val="22"/>
              </w:rPr>
              <w:t>凭证单位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664DA3" w:rsidP="00664DA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64DA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391857" w:rsidP="00664DA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查询回显</w:t>
            </w:r>
          </w:p>
        </w:tc>
        <w:tc>
          <w:tcPr>
            <w:tcW w:w="3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664DA3" w:rsidP="00664DA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64DA3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隐藏</w:t>
            </w:r>
          </w:p>
        </w:tc>
      </w:tr>
      <w:tr w:rsidR="00664DA3" w:rsidRPr="00664DA3" w:rsidTr="005963B0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664DA3" w:rsidP="00664DA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64DA3">
              <w:rPr>
                <w:rFonts w:ascii="宋体" w:hAnsi="宋体" w:cs="宋体" w:hint="eastAsia"/>
                <w:color w:val="000000"/>
                <w:sz w:val="22"/>
                <w:szCs w:val="22"/>
              </w:rPr>
              <w:t>凭证张数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664DA3" w:rsidP="00664DA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64DA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391857" w:rsidP="00664DA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查询回显</w:t>
            </w:r>
          </w:p>
        </w:tc>
        <w:tc>
          <w:tcPr>
            <w:tcW w:w="3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664DA3" w:rsidP="00664DA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64DA3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隐藏</w:t>
            </w:r>
          </w:p>
        </w:tc>
      </w:tr>
      <w:tr w:rsidR="00664DA3" w:rsidRPr="00664DA3" w:rsidTr="005963B0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664DA3" w:rsidP="00664DA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64DA3">
              <w:rPr>
                <w:rFonts w:ascii="宋体" w:hAnsi="宋体" w:cs="宋体" w:hint="eastAsia"/>
                <w:color w:val="000000"/>
                <w:sz w:val="22"/>
                <w:szCs w:val="22"/>
              </w:rPr>
              <w:t>账户控制类型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664DA3" w:rsidP="00664DA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64DA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8F5D27" w:rsidP="00664DA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查询回显</w:t>
            </w:r>
          </w:p>
        </w:tc>
        <w:tc>
          <w:tcPr>
            <w:tcW w:w="3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664DA3" w:rsidP="00664DA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64DA3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664DA3" w:rsidRPr="00664DA3" w:rsidTr="005963B0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664DA3" w:rsidP="00664DA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64DA3">
              <w:rPr>
                <w:rFonts w:ascii="宋体" w:hAnsi="宋体" w:cs="宋体" w:hint="eastAsia"/>
                <w:color w:val="000000"/>
                <w:sz w:val="22"/>
                <w:szCs w:val="22"/>
              </w:rPr>
              <w:t>是否签订解挂天数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664DA3" w:rsidP="00664DA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64DA3">
              <w:rPr>
                <w:rFonts w:ascii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664DA3" w:rsidP="00664DA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664DA3" w:rsidP="00664DA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64DA3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隐藏</w:t>
            </w:r>
          </w:p>
        </w:tc>
      </w:tr>
      <w:tr w:rsidR="00664DA3" w:rsidRPr="00664DA3" w:rsidTr="005963B0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664DA3" w:rsidP="00664DA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64DA3">
              <w:rPr>
                <w:rFonts w:ascii="宋体" w:hAnsi="宋体" w:cs="宋体" w:hint="eastAsia"/>
                <w:color w:val="000000"/>
                <w:sz w:val="22"/>
                <w:szCs w:val="22"/>
              </w:rPr>
              <w:t>挂失签订天数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664DA3" w:rsidP="00664DA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64DA3">
              <w:rPr>
                <w:rFonts w:ascii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664DA3" w:rsidP="00664DA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664DA3" w:rsidP="00664DA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64DA3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隐藏</w:t>
            </w:r>
          </w:p>
        </w:tc>
      </w:tr>
      <w:tr w:rsidR="00664DA3" w:rsidRPr="00664DA3" w:rsidTr="005963B0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664DA3" w:rsidP="00664DA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64DA3">
              <w:rPr>
                <w:rFonts w:ascii="宋体" w:hAnsi="宋体" w:cs="宋体" w:hint="eastAsia"/>
                <w:color w:val="000000"/>
                <w:sz w:val="22"/>
                <w:szCs w:val="22"/>
              </w:rPr>
              <w:t>证件种类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664DA3" w:rsidP="00664DA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64DA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8F5D27" w:rsidP="00664DA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刷身份证</w:t>
            </w:r>
            <w:r w:rsidRPr="00664DA3">
              <w:rPr>
                <w:rFonts w:ascii="宋体" w:hAnsi="宋体" w:cs="宋体" w:hint="eastAsia"/>
                <w:color w:val="000000"/>
                <w:sz w:val="22"/>
                <w:szCs w:val="22"/>
              </w:rPr>
              <w:t>回显</w:t>
            </w:r>
          </w:p>
        </w:tc>
        <w:tc>
          <w:tcPr>
            <w:tcW w:w="3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664DA3" w:rsidP="00664DA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64DA3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664DA3" w:rsidRPr="00664DA3" w:rsidTr="005963B0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664DA3" w:rsidP="00664DA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64DA3">
              <w:rPr>
                <w:rFonts w:ascii="宋体" w:hAnsi="宋体" w:cs="宋体" w:hint="eastAsia"/>
                <w:color w:val="000000"/>
                <w:sz w:val="22"/>
                <w:szCs w:val="22"/>
              </w:rPr>
              <w:t>证件号码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664DA3" w:rsidP="00664DA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64DA3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8F5D27" w:rsidP="00664DA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刷身份证</w:t>
            </w:r>
            <w:r w:rsidRPr="00664DA3">
              <w:rPr>
                <w:rFonts w:ascii="宋体" w:hAnsi="宋体" w:cs="宋体" w:hint="eastAsia"/>
                <w:color w:val="000000"/>
                <w:sz w:val="22"/>
                <w:szCs w:val="22"/>
              </w:rPr>
              <w:t>回显</w:t>
            </w:r>
          </w:p>
        </w:tc>
        <w:tc>
          <w:tcPr>
            <w:tcW w:w="3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4DA3" w:rsidRPr="00664DA3" w:rsidRDefault="00664DA3" w:rsidP="00664DA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</w:tbl>
    <w:p w:rsidR="00664DA3" w:rsidRDefault="00664DA3" w:rsidP="00933396">
      <w:pPr>
        <w:ind w:left="420"/>
      </w:pPr>
    </w:p>
    <w:p w:rsidR="00933396" w:rsidRDefault="00732F3B" w:rsidP="00142218">
      <w:pPr>
        <w:ind w:leftChars="10" w:left="20"/>
      </w:pPr>
      <w:r>
        <w:rPr>
          <w:rFonts w:hint="eastAsia"/>
        </w:rPr>
        <w:t>1</w:t>
      </w:r>
      <w:r w:rsidR="00933396">
        <w:rPr>
          <w:rFonts w:hint="eastAsia"/>
        </w:rPr>
        <w:t>、正式挂失</w:t>
      </w:r>
      <w:r>
        <w:rPr>
          <w:rFonts w:hint="eastAsia"/>
        </w:rPr>
        <w:t>解挂</w:t>
      </w:r>
      <w:r w:rsidR="00933396">
        <w:rPr>
          <w:rFonts w:hint="eastAsia"/>
        </w:rPr>
        <w:t>时，客户账号、账号类型、客户中文名、凭证种类、证件类型、证件种类通过刷卡刷身份证回显。</w:t>
      </w:r>
    </w:p>
    <w:p w:rsidR="00933396" w:rsidRDefault="00142218" w:rsidP="00664DA3">
      <w:pPr>
        <w:ind w:leftChars="10" w:left="20"/>
      </w:pPr>
      <w:r>
        <w:rPr>
          <w:rFonts w:hint="eastAsia"/>
        </w:rPr>
        <w:t>2</w:t>
      </w:r>
      <w:r w:rsidR="00933396">
        <w:rPr>
          <w:rFonts w:hint="eastAsia"/>
        </w:rPr>
        <w:t>、</w:t>
      </w:r>
      <w:r w:rsidR="00933396" w:rsidRPr="00074DEA">
        <w:rPr>
          <w:rFonts w:hint="eastAsia"/>
          <w:highlight w:val="yellow"/>
        </w:rPr>
        <w:t>挂失</w:t>
      </w:r>
      <w:r w:rsidR="009D42A8" w:rsidRPr="00074DEA">
        <w:rPr>
          <w:rFonts w:hint="eastAsia"/>
          <w:highlight w:val="yellow"/>
        </w:rPr>
        <w:t>解</w:t>
      </w:r>
      <w:proofErr w:type="gramStart"/>
      <w:r w:rsidR="009D42A8" w:rsidRPr="00074DEA">
        <w:rPr>
          <w:rFonts w:hint="eastAsia"/>
          <w:highlight w:val="yellow"/>
        </w:rPr>
        <w:t>挂</w:t>
      </w:r>
      <w:r w:rsidR="00933396" w:rsidRPr="00074DEA">
        <w:rPr>
          <w:rFonts w:hint="eastAsia"/>
          <w:highlight w:val="yellow"/>
        </w:rPr>
        <w:t>必须</w:t>
      </w:r>
      <w:proofErr w:type="gramEnd"/>
      <w:r w:rsidR="00933396" w:rsidRPr="00074DEA">
        <w:rPr>
          <w:rFonts w:hint="eastAsia"/>
          <w:highlight w:val="yellow"/>
        </w:rPr>
        <w:t>验证密码，如果密码忘记，必须先做密码挂失。密码挂失后</w:t>
      </w:r>
      <w:r w:rsidR="00CB76DA" w:rsidRPr="00074DEA">
        <w:rPr>
          <w:rFonts w:hint="eastAsia"/>
          <w:highlight w:val="yellow"/>
        </w:rPr>
        <w:t>再</w:t>
      </w:r>
      <w:r w:rsidR="00933396" w:rsidRPr="00074DEA">
        <w:rPr>
          <w:rFonts w:hint="eastAsia"/>
          <w:highlight w:val="yellow"/>
        </w:rPr>
        <w:t>进行卡挂失</w:t>
      </w:r>
      <w:r w:rsidR="00CB76DA" w:rsidRPr="00074DEA">
        <w:rPr>
          <w:rFonts w:hint="eastAsia"/>
          <w:highlight w:val="yellow"/>
        </w:rPr>
        <w:t>解挂</w:t>
      </w:r>
      <w:r w:rsidR="00074DEA">
        <w:rPr>
          <w:rFonts w:hint="eastAsia"/>
          <w:highlight w:val="yellow"/>
        </w:rPr>
        <w:t>（行方确认）</w:t>
      </w:r>
      <w:r w:rsidR="00933396" w:rsidRPr="00074DEA">
        <w:rPr>
          <w:rFonts w:hint="eastAsia"/>
          <w:highlight w:val="yellow"/>
        </w:rPr>
        <w:t>。</w:t>
      </w:r>
    </w:p>
    <w:p w:rsidR="00933396" w:rsidRPr="00933396" w:rsidRDefault="00142218" w:rsidP="0017089D">
      <w:pPr>
        <w:ind w:leftChars="10" w:left="20"/>
      </w:pPr>
      <w:r>
        <w:rPr>
          <w:rFonts w:hint="eastAsia"/>
        </w:rPr>
        <w:t>3</w:t>
      </w:r>
      <w:r w:rsidR="00095AB9">
        <w:rPr>
          <w:rFonts w:hint="eastAsia"/>
        </w:rPr>
        <w:t>、挂失解</w:t>
      </w:r>
      <w:proofErr w:type="gramStart"/>
      <w:r w:rsidR="00095AB9">
        <w:rPr>
          <w:rFonts w:hint="eastAsia"/>
        </w:rPr>
        <w:t>挂必须</w:t>
      </w:r>
      <w:proofErr w:type="gramEnd"/>
      <w:r w:rsidR="00095AB9">
        <w:rPr>
          <w:rFonts w:hint="eastAsia"/>
        </w:rPr>
        <w:t>在挂失后的</w:t>
      </w:r>
      <w:r w:rsidR="00095AB9">
        <w:rPr>
          <w:rFonts w:hint="eastAsia"/>
        </w:rPr>
        <w:t>7</w:t>
      </w:r>
      <w:r w:rsidR="00095AB9">
        <w:rPr>
          <w:rFonts w:hint="eastAsia"/>
        </w:rPr>
        <w:t>天（如果客户做了挂失查询，则需要</w:t>
      </w:r>
      <w:r w:rsidR="00095AB9">
        <w:rPr>
          <w:rFonts w:hint="eastAsia"/>
        </w:rPr>
        <w:t>8</w:t>
      </w:r>
      <w:r w:rsidR="00095AB9">
        <w:rPr>
          <w:rFonts w:hint="eastAsia"/>
        </w:rPr>
        <w:t>天后）进行解挂。</w:t>
      </w:r>
    </w:p>
    <w:p w:rsidR="001C1457" w:rsidRDefault="001C1457" w:rsidP="001C1457">
      <w:pPr>
        <w:pStyle w:val="4"/>
        <w:numPr>
          <w:ilvl w:val="3"/>
          <w:numId w:val="4"/>
        </w:numPr>
      </w:pPr>
      <w:r>
        <w:rPr>
          <w:rFonts w:hint="eastAsia"/>
        </w:rPr>
        <w:t>业务规则</w:t>
      </w:r>
    </w:p>
    <w:p w:rsidR="00FF0EC9" w:rsidRDefault="00FF0EC9" w:rsidP="00FF0EC9">
      <w:pPr>
        <w:pStyle w:val="afd"/>
        <w:ind w:firstLine="420"/>
      </w:pPr>
      <w:r>
        <w:rPr>
          <w:rFonts w:hint="eastAsia"/>
        </w:rPr>
        <w:t xml:space="preserve">1.   </w:t>
      </w:r>
      <w:r w:rsidR="007F0D91">
        <w:rPr>
          <w:rFonts w:hint="eastAsia"/>
        </w:rPr>
        <w:t>解</w:t>
      </w:r>
      <w:proofErr w:type="gramStart"/>
      <w:r w:rsidR="007F0D91">
        <w:rPr>
          <w:rFonts w:hint="eastAsia"/>
        </w:rPr>
        <w:t>挂</w:t>
      </w:r>
      <w:r>
        <w:rPr>
          <w:rFonts w:hint="eastAsia"/>
        </w:rPr>
        <w:t>必须</w:t>
      </w:r>
      <w:proofErr w:type="gramEnd"/>
      <w:r>
        <w:rPr>
          <w:rFonts w:hint="eastAsia"/>
        </w:rPr>
        <w:t>本人在场，</w:t>
      </w:r>
      <w:proofErr w:type="gramStart"/>
      <w:r>
        <w:rPr>
          <w:rFonts w:hint="eastAsia"/>
        </w:rPr>
        <w:t>并且由客服人</w:t>
      </w:r>
      <w:proofErr w:type="gramEnd"/>
      <w:r>
        <w:rPr>
          <w:rFonts w:hint="eastAsia"/>
        </w:rPr>
        <w:t>员进行身份核实及拍照。</w:t>
      </w:r>
    </w:p>
    <w:p w:rsidR="001C1457" w:rsidRPr="001A35CD" w:rsidRDefault="00FF0EC9" w:rsidP="00FF0EC9">
      <w:pPr>
        <w:pStyle w:val="afd"/>
        <w:ind w:firstLine="420"/>
      </w:pPr>
      <w:r>
        <w:rPr>
          <w:rFonts w:hint="eastAsia"/>
        </w:rPr>
        <w:t xml:space="preserve">2.   </w:t>
      </w:r>
      <w:r>
        <w:rPr>
          <w:rFonts w:hint="eastAsia"/>
        </w:rPr>
        <w:t>客户必须在客服的监督下签字、按指纹。</w:t>
      </w:r>
    </w:p>
    <w:p w:rsidR="001C1457" w:rsidRDefault="00EC3E10" w:rsidP="00E53495">
      <w:pPr>
        <w:pStyle w:val="afd"/>
        <w:ind w:firstLine="420"/>
      </w:pPr>
      <w:r>
        <w:rPr>
          <w:rFonts w:hint="eastAsia"/>
        </w:rPr>
        <w:t>3.</w:t>
      </w:r>
      <w:r w:rsidRPr="00EC3E10">
        <w:rPr>
          <w:rFonts w:hint="eastAsia"/>
        </w:rPr>
        <w:t xml:space="preserve"> </w:t>
      </w:r>
      <w:r>
        <w:rPr>
          <w:rFonts w:hint="eastAsia"/>
        </w:rPr>
        <w:tab/>
      </w:r>
      <w:r w:rsidR="00F346D1">
        <w:rPr>
          <w:rFonts w:hint="eastAsia"/>
        </w:rPr>
        <w:t xml:space="preserve"> </w:t>
      </w:r>
      <w:r>
        <w:rPr>
          <w:rFonts w:hint="eastAsia"/>
        </w:rPr>
        <w:t>跨分行、跨地域均不能办理。</w:t>
      </w:r>
    </w:p>
    <w:p w:rsidR="00F346D1" w:rsidRPr="001A35CD" w:rsidRDefault="00F346D1" w:rsidP="00E53495">
      <w:pPr>
        <w:pStyle w:val="afd"/>
        <w:ind w:firstLine="420"/>
      </w:pPr>
      <w:r>
        <w:rPr>
          <w:rFonts w:hint="eastAsia"/>
        </w:rPr>
        <w:t>4.</w:t>
      </w:r>
      <w:r>
        <w:rPr>
          <w:rFonts w:hint="eastAsia"/>
        </w:rPr>
        <w:tab/>
        <w:t xml:space="preserve"> </w:t>
      </w:r>
      <w:r>
        <w:rPr>
          <w:rFonts w:hint="eastAsia"/>
        </w:rPr>
        <w:t>解</w:t>
      </w:r>
      <w:proofErr w:type="gramStart"/>
      <w:r>
        <w:rPr>
          <w:rFonts w:hint="eastAsia"/>
        </w:rPr>
        <w:t>挂必须</w:t>
      </w:r>
      <w:proofErr w:type="gramEnd"/>
      <w:r>
        <w:rPr>
          <w:rFonts w:hint="eastAsia"/>
        </w:rPr>
        <w:t>在哪挂失在哪解挂，精确到网点、机器。</w:t>
      </w:r>
    </w:p>
    <w:p w:rsidR="00185191" w:rsidRDefault="00C02CAA" w:rsidP="00FD769A">
      <w:pPr>
        <w:pStyle w:val="3"/>
      </w:pPr>
      <w:bookmarkStart w:id="137" w:name="_Toc460229190"/>
      <w:r>
        <w:rPr>
          <w:rFonts w:hint="eastAsia"/>
        </w:rPr>
        <w:t>电子渠道</w:t>
      </w:r>
      <w:r w:rsidR="00FD769A" w:rsidRPr="00FD769A">
        <w:rPr>
          <w:rFonts w:hint="eastAsia"/>
        </w:rPr>
        <w:t>签约流程</w:t>
      </w:r>
      <w:bookmarkEnd w:id="137"/>
    </w:p>
    <w:p w:rsidR="00185191" w:rsidRDefault="00185191" w:rsidP="00185191">
      <w:pPr>
        <w:pStyle w:val="43"/>
        <w:keepNext/>
        <w:keepLines/>
        <w:numPr>
          <w:ilvl w:val="2"/>
          <w:numId w:val="4"/>
        </w:numPr>
        <w:tabs>
          <w:tab w:val="left" w:pos="432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185191" w:rsidRDefault="00185191" w:rsidP="00185191">
      <w:pPr>
        <w:pStyle w:val="4"/>
        <w:numPr>
          <w:ilvl w:val="3"/>
          <w:numId w:val="4"/>
        </w:numPr>
      </w:pPr>
      <w:r>
        <w:rPr>
          <w:rFonts w:hint="eastAsia"/>
        </w:rPr>
        <w:t>功能描述</w:t>
      </w:r>
    </w:p>
    <w:p w:rsidR="001D3615" w:rsidRPr="005D2C95" w:rsidRDefault="00432C15" w:rsidP="00E53495">
      <w:pPr>
        <w:pStyle w:val="afd"/>
        <w:ind w:firstLine="420"/>
      </w:pPr>
      <w:r w:rsidRPr="00432C15">
        <w:rPr>
          <w:rFonts w:hint="eastAsia"/>
        </w:rPr>
        <w:t>该模块可以让客户通过</w:t>
      </w:r>
      <w:r w:rsidRPr="00432C15">
        <w:rPr>
          <w:rFonts w:hint="eastAsia"/>
        </w:rPr>
        <w:t>VTM</w:t>
      </w:r>
      <w:r w:rsidRPr="00432C15">
        <w:rPr>
          <w:rFonts w:hint="eastAsia"/>
        </w:rPr>
        <w:t>柜员机进行签约。</w:t>
      </w:r>
      <w:r w:rsidR="000B416B">
        <w:rPr>
          <w:rFonts w:hint="eastAsia"/>
        </w:rPr>
        <w:t>网上银行</w:t>
      </w:r>
      <w:r w:rsidRPr="00432C15">
        <w:rPr>
          <w:rFonts w:hint="eastAsia"/>
        </w:rPr>
        <w:t>签约完成后</w:t>
      </w:r>
      <w:r w:rsidR="000B416B">
        <w:rPr>
          <w:rFonts w:hint="eastAsia"/>
        </w:rPr>
        <w:t>可以跳转界面</w:t>
      </w:r>
      <w:r w:rsidRPr="00432C15">
        <w:rPr>
          <w:rFonts w:hint="eastAsia"/>
        </w:rPr>
        <w:t>进行</w:t>
      </w:r>
      <w:r w:rsidRPr="00432C15">
        <w:rPr>
          <w:rFonts w:hint="eastAsia"/>
        </w:rPr>
        <w:t>USBKey</w:t>
      </w:r>
      <w:r w:rsidRPr="00432C15">
        <w:rPr>
          <w:rFonts w:hint="eastAsia"/>
        </w:rPr>
        <w:t>的发放。</w:t>
      </w:r>
    </w:p>
    <w:p w:rsidR="00185191" w:rsidRDefault="00185191" w:rsidP="00185191">
      <w:pPr>
        <w:pStyle w:val="4"/>
        <w:numPr>
          <w:ilvl w:val="3"/>
          <w:numId w:val="4"/>
        </w:numPr>
      </w:pPr>
      <w:r>
        <w:rPr>
          <w:rFonts w:hint="eastAsia"/>
        </w:rPr>
        <w:lastRenderedPageBreak/>
        <w:t>业务流程</w:t>
      </w:r>
    </w:p>
    <w:p w:rsidR="00E4654F" w:rsidRPr="00E4654F" w:rsidRDefault="00032F32" w:rsidP="00E4654F">
      <w:pPr>
        <w:jc w:val="center"/>
      </w:pPr>
      <w:r>
        <w:object w:dxaOrig="5940" w:dyaOrig="17633">
          <v:shape id="_x0000_i1032" type="#_x0000_t75" style="width:234.5pt;height:697.5pt" o:ole="">
            <v:imagedata r:id="rId24" o:title=""/>
          </v:shape>
          <o:OLEObject Type="Embed" ProgID="Visio.Drawing.15" ShapeID="_x0000_i1032" DrawAspect="Content" ObjectID="_1534597187" r:id="rId25"/>
        </w:object>
      </w:r>
    </w:p>
    <w:p w:rsidR="005067B7" w:rsidRPr="005067B7" w:rsidRDefault="005067B7" w:rsidP="005067B7">
      <w:pPr>
        <w:jc w:val="center"/>
      </w:pPr>
    </w:p>
    <w:p w:rsidR="006C5555" w:rsidRDefault="006C5555" w:rsidP="006C5555">
      <w:pPr>
        <w:pStyle w:val="afd"/>
        <w:ind w:firstLine="420"/>
      </w:pPr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扫描身份证</w:t>
      </w:r>
    </w:p>
    <w:p w:rsidR="006C5555" w:rsidRDefault="006C5555" w:rsidP="002B3D93">
      <w:pPr>
        <w:pStyle w:val="afd"/>
        <w:ind w:left="840" w:firstLine="420"/>
      </w:pPr>
      <w:r>
        <w:rPr>
          <w:rFonts w:hint="eastAsia"/>
        </w:rPr>
        <w:t>如果客户刷的不是身份证或者未成功读取则提示失败，提示客户重新刷身份证，直至身份证读取成功。如果是因为机器硬件故障则同样会提示失败。</w:t>
      </w:r>
      <w:r w:rsidR="00112C91">
        <w:rPr>
          <w:rFonts w:hint="eastAsia"/>
        </w:rPr>
        <w:t>临时身份证不能办理该业务。</w:t>
      </w:r>
    </w:p>
    <w:p w:rsidR="006C5555" w:rsidRDefault="006C5555" w:rsidP="006C5555">
      <w:pPr>
        <w:pStyle w:val="afd"/>
        <w:ind w:firstLine="420"/>
      </w:pPr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联网核查</w:t>
      </w:r>
    </w:p>
    <w:p w:rsidR="006C5555" w:rsidRDefault="006C5555" w:rsidP="002B3D93">
      <w:pPr>
        <w:pStyle w:val="afd"/>
        <w:ind w:left="840" w:firstLine="420"/>
      </w:pPr>
      <w:r>
        <w:rPr>
          <w:rFonts w:hint="eastAsia"/>
        </w:rPr>
        <w:t>读取身份证后，终端显示正在验证身份证信息。后台自动调用联网核查，超时以及核查失败都会跳转到错误页面，给予客户相应的提示。联网核查成功后后台自动查询核心系统是否存在客户信息，如果核心不存在客户信息，则提示客户没有我行存档记录，此时如果客户有疑问，可以通过大厅工作人员介入引导至柜台或其他渠道查询。</w:t>
      </w:r>
    </w:p>
    <w:p w:rsidR="006C5555" w:rsidRDefault="006C5555" w:rsidP="006C5555">
      <w:pPr>
        <w:pStyle w:val="afd"/>
        <w:ind w:firstLine="420"/>
      </w:pPr>
      <w:r>
        <w:rPr>
          <w:rFonts w:hint="eastAsia"/>
        </w:rPr>
        <w:t>3.</w:t>
      </w:r>
      <w:r>
        <w:rPr>
          <w:rFonts w:hint="eastAsia"/>
        </w:rPr>
        <w:tab/>
      </w:r>
      <w:r w:rsidR="008E725C">
        <w:rPr>
          <w:rFonts w:hint="eastAsia"/>
        </w:rPr>
        <w:t>插入银行卡</w:t>
      </w:r>
    </w:p>
    <w:p w:rsidR="006C5555" w:rsidRDefault="006C5555" w:rsidP="009B65EB">
      <w:pPr>
        <w:pStyle w:val="afd"/>
        <w:ind w:left="840" w:firstLine="420"/>
      </w:pPr>
      <w:r>
        <w:rPr>
          <w:rFonts w:hint="eastAsia"/>
        </w:rPr>
        <w:t>客户</w:t>
      </w:r>
      <w:r w:rsidR="00E30995">
        <w:rPr>
          <w:rFonts w:hint="eastAsia"/>
        </w:rPr>
        <w:t>插入银行卡，并输入</w:t>
      </w:r>
      <w:r w:rsidR="00845957">
        <w:rPr>
          <w:rFonts w:hint="eastAsia"/>
        </w:rPr>
        <w:t>交易</w:t>
      </w:r>
      <w:r w:rsidR="00E30995">
        <w:rPr>
          <w:rFonts w:hint="eastAsia"/>
        </w:rPr>
        <w:t>密码，验证成功后</w:t>
      </w:r>
      <w:r w:rsidR="00DD2BB1">
        <w:rPr>
          <w:rFonts w:hint="eastAsia"/>
        </w:rPr>
        <w:t>，点击进行下一步</w:t>
      </w:r>
      <w:r w:rsidR="00E30995">
        <w:rPr>
          <w:rFonts w:hint="eastAsia"/>
        </w:rPr>
        <w:t>。</w:t>
      </w:r>
    </w:p>
    <w:p w:rsidR="004E4748" w:rsidRDefault="006C5555" w:rsidP="004E4748">
      <w:pPr>
        <w:pStyle w:val="afd"/>
        <w:ind w:firstLine="420"/>
      </w:pPr>
      <w:r>
        <w:rPr>
          <w:rFonts w:hint="eastAsia"/>
        </w:rPr>
        <w:t>4.</w:t>
      </w:r>
      <w:r>
        <w:rPr>
          <w:rFonts w:hint="eastAsia"/>
        </w:rPr>
        <w:tab/>
      </w:r>
      <w:r w:rsidR="004E4748">
        <w:rPr>
          <w:rFonts w:hint="eastAsia"/>
        </w:rPr>
        <w:t>选择签约类型并阅读协议</w:t>
      </w:r>
    </w:p>
    <w:p w:rsidR="004E4748" w:rsidRDefault="004E4748" w:rsidP="004E4748">
      <w:pPr>
        <w:pStyle w:val="afd"/>
        <w:ind w:left="840" w:firstLine="420"/>
      </w:pPr>
      <w:r>
        <w:rPr>
          <w:rFonts w:hint="eastAsia"/>
        </w:rPr>
        <w:t>签约类型下方要有明显的收费标准，</w:t>
      </w:r>
      <w:r w:rsidR="00956C85">
        <w:rPr>
          <w:rFonts w:hint="eastAsia"/>
        </w:rPr>
        <w:t>客户</w:t>
      </w:r>
      <w:r>
        <w:rPr>
          <w:rFonts w:hint="eastAsia"/>
        </w:rPr>
        <w:t>选择签约</w:t>
      </w:r>
      <w:r w:rsidR="00956C85">
        <w:rPr>
          <w:rFonts w:hint="eastAsia"/>
        </w:rPr>
        <w:t>类型</w:t>
      </w:r>
      <w:r>
        <w:rPr>
          <w:rFonts w:hint="eastAsia"/>
        </w:rPr>
        <w:t>后，显示</w:t>
      </w:r>
      <w:r w:rsidR="00E82522">
        <w:rPr>
          <w:rFonts w:hint="eastAsia"/>
        </w:rPr>
        <w:t>相应</w:t>
      </w:r>
      <w:r>
        <w:rPr>
          <w:rFonts w:hint="eastAsia"/>
        </w:rPr>
        <w:t>协议及条款，客户阅读协议确认后下一步。</w:t>
      </w:r>
    </w:p>
    <w:p w:rsidR="008842D0" w:rsidRDefault="004E4748" w:rsidP="006C5555">
      <w:pPr>
        <w:pStyle w:val="afd"/>
        <w:ind w:firstLine="420"/>
      </w:pPr>
      <w:r>
        <w:rPr>
          <w:rFonts w:hint="eastAsia"/>
        </w:rPr>
        <w:t>5.</w:t>
      </w:r>
      <w:r>
        <w:rPr>
          <w:rFonts w:hint="eastAsia"/>
        </w:rPr>
        <w:tab/>
      </w:r>
      <w:r w:rsidR="008842D0">
        <w:rPr>
          <w:rFonts w:hint="eastAsia"/>
        </w:rPr>
        <w:t>填写申请信息</w:t>
      </w:r>
    </w:p>
    <w:p w:rsidR="008842D0" w:rsidRDefault="008842D0" w:rsidP="008842D0">
      <w:pPr>
        <w:pStyle w:val="afd"/>
        <w:ind w:left="1260" w:firstLineChars="0" w:firstLine="0"/>
      </w:pPr>
      <w:r>
        <w:rPr>
          <w:rFonts w:hint="eastAsia"/>
        </w:rPr>
        <w:t>客户填写不同渠道申请的信息表单。</w:t>
      </w:r>
    </w:p>
    <w:p w:rsidR="006C5555" w:rsidRDefault="008842D0" w:rsidP="008842D0">
      <w:pPr>
        <w:pStyle w:val="afd"/>
        <w:ind w:firstLineChars="0" w:firstLine="420"/>
      </w:pPr>
      <w:r>
        <w:rPr>
          <w:rFonts w:hint="eastAsia"/>
        </w:rPr>
        <w:t>6.</w:t>
      </w:r>
      <w:r>
        <w:rPr>
          <w:rFonts w:hint="eastAsia"/>
        </w:rPr>
        <w:tab/>
      </w:r>
      <w:r w:rsidR="006C5555">
        <w:rPr>
          <w:rFonts w:hint="eastAsia"/>
        </w:rPr>
        <w:t>连接客服</w:t>
      </w:r>
      <w:r w:rsidR="006C5555">
        <w:rPr>
          <w:rFonts w:hint="eastAsia"/>
        </w:rPr>
        <w:tab/>
      </w:r>
    </w:p>
    <w:p w:rsidR="006C5555" w:rsidRDefault="006C5555" w:rsidP="00864DB4">
      <w:pPr>
        <w:pStyle w:val="afd"/>
        <w:ind w:left="840" w:firstLine="420"/>
      </w:pPr>
      <w:r>
        <w:rPr>
          <w:rFonts w:hint="eastAsia"/>
        </w:rPr>
        <w:t>终端显示客服连接中信息，如果当前没有客服空闲，则显示排队信息及倒计时。客服连接后，需要客服确认客户是否本人，以及拍照、监督客户签字等。</w:t>
      </w:r>
    </w:p>
    <w:p w:rsidR="006C5555" w:rsidRDefault="008842D0" w:rsidP="006C5555">
      <w:pPr>
        <w:pStyle w:val="afd"/>
        <w:ind w:firstLine="420"/>
      </w:pPr>
      <w:r>
        <w:rPr>
          <w:rFonts w:hint="eastAsia"/>
        </w:rPr>
        <w:t>7</w:t>
      </w:r>
      <w:r w:rsidR="006C5555">
        <w:rPr>
          <w:rFonts w:hint="eastAsia"/>
        </w:rPr>
        <w:tab/>
      </w:r>
      <w:r w:rsidR="006C5555">
        <w:rPr>
          <w:rFonts w:hint="eastAsia"/>
        </w:rPr>
        <w:t>拍照</w:t>
      </w:r>
    </w:p>
    <w:p w:rsidR="006C5555" w:rsidRDefault="006C5555" w:rsidP="00864DB4">
      <w:pPr>
        <w:pStyle w:val="afd"/>
        <w:ind w:left="840" w:firstLine="420"/>
      </w:pPr>
      <w:r>
        <w:rPr>
          <w:rFonts w:hint="eastAsia"/>
        </w:rPr>
        <w:t>拍照功能</w:t>
      </w:r>
      <w:proofErr w:type="gramStart"/>
      <w:r>
        <w:rPr>
          <w:rFonts w:hint="eastAsia"/>
        </w:rPr>
        <w:t>是由客服人</w:t>
      </w:r>
      <w:proofErr w:type="gramEnd"/>
      <w:r>
        <w:rPr>
          <w:rFonts w:hint="eastAsia"/>
        </w:rPr>
        <w:t>员进行操作的，坐席可以对拍的照片进行重拍，也可以直接取消拍照。拍照后后台自动留存拍照信息。</w:t>
      </w:r>
    </w:p>
    <w:p w:rsidR="00F92D67" w:rsidRDefault="008842D0" w:rsidP="006C5555">
      <w:pPr>
        <w:pStyle w:val="afd"/>
        <w:ind w:firstLine="420"/>
      </w:pPr>
      <w:r>
        <w:rPr>
          <w:rFonts w:hint="eastAsia"/>
        </w:rPr>
        <w:t>8</w:t>
      </w:r>
      <w:r w:rsidR="006C5555">
        <w:rPr>
          <w:rFonts w:hint="eastAsia"/>
        </w:rPr>
        <w:t xml:space="preserve">. </w:t>
      </w:r>
      <w:r w:rsidR="00F92D67">
        <w:rPr>
          <w:rFonts w:hint="eastAsia"/>
        </w:rPr>
        <w:tab/>
      </w:r>
      <w:r w:rsidR="00F92D67">
        <w:rPr>
          <w:rFonts w:hint="eastAsia"/>
        </w:rPr>
        <w:t>设置</w:t>
      </w:r>
      <w:r>
        <w:rPr>
          <w:rFonts w:hint="eastAsia"/>
        </w:rPr>
        <w:t>关键信息</w:t>
      </w:r>
    </w:p>
    <w:p w:rsidR="008842D0" w:rsidRDefault="008842D0" w:rsidP="00F6241E">
      <w:pPr>
        <w:pStyle w:val="afd"/>
        <w:ind w:left="840" w:firstLine="420"/>
      </w:pPr>
      <w:r>
        <w:rPr>
          <w:rFonts w:hint="eastAsia"/>
        </w:rPr>
        <w:t>网上银行：</w:t>
      </w:r>
      <w:proofErr w:type="gramStart"/>
      <w:r w:rsidR="003B1FE4">
        <w:rPr>
          <w:rFonts w:hint="eastAsia"/>
        </w:rPr>
        <w:t>设置</w:t>
      </w:r>
      <w:r>
        <w:rPr>
          <w:rFonts w:hint="eastAsia"/>
        </w:rPr>
        <w:t>网银</w:t>
      </w:r>
      <w:proofErr w:type="gramEnd"/>
      <w:r>
        <w:rPr>
          <w:rFonts w:hint="eastAsia"/>
        </w:rPr>
        <w:t>登录密码</w:t>
      </w:r>
      <w:del w:id="138" w:author="User" w:date="2016-08-03T17:43:00Z">
        <w:r w:rsidDel="005B6686">
          <w:rPr>
            <w:rFonts w:hint="eastAsia"/>
          </w:rPr>
          <w:delText>，接收短信验证码验证</w:delText>
        </w:r>
      </w:del>
    </w:p>
    <w:p w:rsidR="008842D0" w:rsidRDefault="008842D0" w:rsidP="00F6241E">
      <w:pPr>
        <w:pStyle w:val="afd"/>
        <w:ind w:left="840" w:firstLine="420"/>
      </w:pPr>
      <w:r>
        <w:rPr>
          <w:rFonts w:hint="eastAsia"/>
        </w:rPr>
        <w:t>手机银行：</w:t>
      </w:r>
      <w:r w:rsidR="003B1FE4">
        <w:rPr>
          <w:rFonts w:hint="eastAsia"/>
        </w:rPr>
        <w:t>设置</w:t>
      </w:r>
      <w:r>
        <w:rPr>
          <w:rFonts w:hint="eastAsia"/>
        </w:rPr>
        <w:t>手机银行登录密码</w:t>
      </w:r>
      <w:del w:id="139" w:author="User" w:date="2016-08-03T17:43:00Z">
        <w:r w:rsidDel="005B6686">
          <w:rPr>
            <w:rFonts w:hint="eastAsia"/>
          </w:rPr>
          <w:delText>，接收短信验证码验证</w:delText>
        </w:r>
      </w:del>
    </w:p>
    <w:p w:rsidR="007100B5" w:rsidRDefault="007100B5" w:rsidP="00F6241E">
      <w:pPr>
        <w:pStyle w:val="afd"/>
        <w:ind w:left="840" w:firstLine="420"/>
      </w:pPr>
      <w:r>
        <w:rPr>
          <w:rFonts w:hint="eastAsia"/>
        </w:rPr>
        <w:t>电视银行：设置电视银行登录密码</w:t>
      </w:r>
      <w:del w:id="140" w:author="User" w:date="2016-08-03T17:43:00Z">
        <w:r w:rsidDel="005B6686">
          <w:rPr>
            <w:rFonts w:hint="eastAsia"/>
          </w:rPr>
          <w:delText>，接收短信验证码验证</w:delText>
        </w:r>
      </w:del>
    </w:p>
    <w:p w:rsidR="00D31CF9" w:rsidRDefault="008842D0" w:rsidP="00255FDC">
      <w:pPr>
        <w:pStyle w:val="afd"/>
        <w:ind w:left="840" w:firstLine="420"/>
      </w:pPr>
      <w:r>
        <w:rPr>
          <w:rFonts w:hint="eastAsia"/>
        </w:rPr>
        <w:t>短信通知开通：</w:t>
      </w:r>
      <w:ins w:id="141" w:author="User" w:date="2016-08-03T17:43:00Z">
        <w:r w:rsidR="000E070E" w:rsidDel="000E070E">
          <w:rPr>
            <w:rFonts w:hint="eastAsia"/>
          </w:rPr>
          <w:t xml:space="preserve"> </w:t>
        </w:r>
      </w:ins>
      <w:del w:id="142" w:author="User" w:date="2016-08-03T17:43:00Z">
        <w:r w:rsidDel="000E070E">
          <w:rPr>
            <w:rFonts w:hint="eastAsia"/>
          </w:rPr>
          <w:delText>设置接收短信通知手机号码</w:delText>
        </w:r>
      </w:del>
      <w:ins w:id="143" w:author="User" w:date="2016-08-03T17:44:00Z">
        <w:r w:rsidR="000E070E">
          <w:rPr>
            <w:rFonts w:hint="eastAsia"/>
          </w:rPr>
          <w:t>确认信息</w:t>
        </w:r>
      </w:ins>
    </w:p>
    <w:p w:rsidR="004F75F6" w:rsidRDefault="004F75F6">
      <w:pPr>
        <w:pStyle w:val="afd"/>
        <w:ind w:firstLine="420"/>
        <w:pPrChange w:id="144" w:author="User" w:date="2016-08-03T17:44:00Z">
          <w:pPr>
            <w:pStyle w:val="afd"/>
            <w:ind w:firstLineChars="0" w:firstLine="420"/>
          </w:pPr>
        </w:pPrChange>
      </w:pPr>
      <w:r>
        <w:rPr>
          <w:rFonts w:hint="eastAsia"/>
        </w:rPr>
        <w:t>9.</w:t>
      </w:r>
      <w:r>
        <w:rPr>
          <w:rFonts w:hint="eastAsia"/>
        </w:rPr>
        <w:tab/>
      </w:r>
      <w:r>
        <w:rPr>
          <w:rFonts w:hint="eastAsia"/>
        </w:rPr>
        <w:t>客户经理编号及客户经理姓名</w:t>
      </w:r>
    </w:p>
    <w:p w:rsidR="004F75F6" w:rsidRDefault="004F75F6" w:rsidP="004F75F6">
      <w:pPr>
        <w:pStyle w:val="afd"/>
        <w:ind w:firstLineChars="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默认显示当前网点</w:t>
      </w:r>
      <w:r w:rsidR="00EA13EF">
        <w:rPr>
          <w:rFonts w:hint="eastAsia"/>
        </w:rPr>
        <w:t>号</w:t>
      </w:r>
      <w:r>
        <w:rPr>
          <w:rFonts w:hint="eastAsia"/>
        </w:rPr>
        <w:t>及</w:t>
      </w:r>
      <w:r w:rsidR="00EA13EF">
        <w:rPr>
          <w:rFonts w:hint="eastAsia"/>
        </w:rPr>
        <w:t>“</w:t>
      </w:r>
      <w:r>
        <w:rPr>
          <w:rFonts w:hint="eastAsia"/>
        </w:rPr>
        <w:t>VTM</w:t>
      </w:r>
      <w:r w:rsidR="00EA13EF">
        <w:rPr>
          <w:rFonts w:hint="eastAsia"/>
        </w:rPr>
        <w:t>”</w:t>
      </w:r>
      <w:r>
        <w:rPr>
          <w:rFonts w:hint="eastAsia"/>
        </w:rPr>
        <w:t>，可以由客户修改。</w:t>
      </w:r>
    </w:p>
    <w:p w:rsidR="004F75F6" w:rsidRDefault="004F75F6" w:rsidP="004F75F6">
      <w:pPr>
        <w:pStyle w:val="afd"/>
        <w:ind w:left="420" w:firstLineChars="0" w:firstLine="0"/>
      </w:pPr>
      <w:r>
        <w:rPr>
          <w:rFonts w:hint="eastAsia"/>
        </w:rPr>
        <w:t>10.</w:t>
      </w:r>
      <w:r>
        <w:rPr>
          <w:rFonts w:hint="eastAsia"/>
        </w:rPr>
        <w:tab/>
      </w:r>
      <w:r>
        <w:rPr>
          <w:rFonts w:hint="eastAsia"/>
        </w:rPr>
        <w:t>客户签字及按指纹</w:t>
      </w:r>
    </w:p>
    <w:p w:rsidR="006C5555" w:rsidRDefault="006C5555" w:rsidP="004F75F6">
      <w:pPr>
        <w:pStyle w:val="afd"/>
        <w:ind w:left="840" w:firstLineChars="0" w:firstLine="420"/>
      </w:pPr>
      <w:r>
        <w:rPr>
          <w:rFonts w:hint="eastAsia"/>
        </w:rPr>
        <w:lastRenderedPageBreak/>
        <w:t>客服人员要求客户当面在终端上签字及按指纹，客户处理完毕后点击下一步。</w:t>
      </w:r>
    </w:p>
    <w:p w:rsidR="006C5555" w:rsidRDefault="008842D0" w:rsidP="006C5555">
      <w:pPr>
        <w:pStyle w:val="afd"/>
        <w:ind w:firstLine="420"/>
      </w:pPr>
      <w:r>
        <w:rPr>
          <w:rFonts w:hint="eastAsia"/>
        </w:rPr>
        <w:t>11</w:t>
      </w:r>
      <w:r w:rsidR="006C5555">
        <w:rPr>
          <w:rFonts w:hint="eastAsia"/>
        </w:rPr>
        <w:t xml:space="preserve">. </w:t>
      </w:r>
      <w:r>
        <w:rPr>
          <w:rFonts w:hint="eastAsia"/>
        </w:rPr>
        <w:tab/>
      </w:r>
      <w:r w:rsidR="006C5555">
        <w:rPr>
          <w:rFonts w:hint="eastAsia"/>
        </w:rPr>
        <w:t>客服审核</w:t>
      </w:r>
    </w:p>
    <w:p w:rsidR="006C5555" w:rsidRDefault="006C5555" w:rsidP="00615F52">
      <w:pPr>
        <w:pStyle w:val="afd"/>
        <w:ind w:left="840" w:firstLine="420"/>
      </w:pPr>
      <w:r>
        <w:rPr>
          <w:rFonts w:hint="eastAsia"/>
        </w:rPr>
        <w:t>客服人员对客户提交的信息内容进行审核，审核通过后提交后台进行</w:t>
      </w:r>
      <w:r w:rsidR="00993837">
        <w:rPr>
          <w:rFonts w:hint="eastAsia"/>
        </w:rPr>
        <w:t>签约</w:t>
      </w:r>
      <w:r>
        <w:rPr>
          <w:rFonts w:hint="eastAsia"/>
        </w:rPr>
        <w:t>处理，审核不通过则驳回到信息提交界面，由客户修改后再次提交。</w:t>
      </w:r>
    </w:p>
    <w:p w:rsidR="006C5555" w:rsidRDefault="008842D0" w:rsidP="006C5555">
      <w:pPr>
        <w:pStyle w:val="afd"/>
        <w:ind w:firstLine="420"/>
      </w:pPr>
      <w:r>
        <w:rPr>
          <w:rFonts w:hint="eastAsia"/>
        </w:rPr>
        <w:t>12</w:t>
      </w:r>
      <w:r w:rsidR="006C5555">
        <w:rPr>
          <w:rFonts w:hint="eastAsia"/>
        </w:rPr>
        <w:t>.</w:t>
      </w:r>
      <w:r w:rsidR="006C5555">
        <w:rPr>
          <w:rFonts w:hint="eastAsia"/>
        </w:rPr>
        <w:tab/>
      </w:r>
      <w:r w:rsidR="00B8140C">
        <w:rPr>
          <w:rFonts w:hint="eastAsia"/>
        </w:rPr>
        <w:t>签约</w:t>
      </w:r>
    </w:p>
    <w:p w:rsidR="006C5555" w:rsidRDefault="00E008E1" w:rsidP="00615F52">
      <w:pPr>
        <w:pStyle w:val="afd"/>
        <w:ind w:left="840" w:firstLine="420"/>
      </w:pPr>
      <w:proofErr w:type="gramStart"/>
      <w:r>
        <w:rPr>
          <w:rFonts w:hint="eastAsia"/>
        </w:rPr>
        <w:t>网银签约</w:t>
      </w:r>
      <w:proofErr w:type="gramEnd"/>
      <w:r w:rsidR="00171E24">
        <w:rPr>
          <w:rFonts w:hint="eastAsia"/>
        </w:rPr>
        <w:t>：</w:t>
      </w:r>
      <w:proofErr w:type="gramStart"/>
      <w:r w:rsidR="003126EC">
        <w:rPr>
          <w:rFonts w:hint="eastAsia"/>
        </w:rPr>
        <w:t>到网银系统</w:t>
      </w:r>
      <w:proofErr w:type="gramEnd"/>
      <w:r w:rsidR="003126EC">
        <w:rPr>
          <w:rFonts w:hint="eastAsia"/>
        </w:rPr>
        <w:t>查询客户是否已经签约，如果已经签约则不处理签约，</w:t>
      </w:r>
      <w:r w:rsidR="00D04510">
        <w:rPr>
          <w:rFonts w:hint="eastAsia"/>
        </w:rPr>
        <w:t>结束时候提示客户到自助设备进行加挂处理，</w:t>
      </w:r>
      <w:r w:rsidR="003126EC">
        <w:rPr>
          <w:rFonts w:hint="eastAsia"/>
        </w:rPr>
        <w:t>如果未签约则进行签约处理</w:t>
      </w:r>
      <w:r w:rsidR="006C5555">
        <w:rPr>
          <w:rFonts w:hint="eastAsia"/>
        </w:rPr>
        <w:t>。如果交易失败则给予客户提示，</w:t>
      </w:r>
      <w:r w:rsidR="00F212D5">
        <w:rPr>
          <w:rFonts w:hint="eastAsia"/>
        </w:rPr>
        <w:t>客户确认后</w:t>
      </w:r>
      <w:r w:rsidR="006C5555">
        <w:rPr>
          <w:rFonts w:hint="eastAsia"/>
        </w:rPr>
        <w:t>退到主界面。</w:t>
      </w:r>
    </w:p>
    <w:p w:rsidR="00FB7B1F" w:rsidRDefault="00171AAE" w:rsidP="00615F52">
      <w:pPr>
        <w:pStyle w:val="afd"/>
        <w:ind w:left="840" w:firstLine="420"/>
        <w:rPr>
          <w:ins w:id="145" w:author="User" w:date="2016-08-03T17:44:00Z"/>
        </w:rPr>
      </w:pPr>
      <w:r>
        <w:rPr>
          <w:rFonts w:hint="eastAsia"/>
        </w:rPr>
        <w:t>手机银行</w:t>
      </w:r>
      <w:r w:rsidR="00FB7B1F">
        <w:rPr>
          <w:rFonts w:hint="eastAsia"/>
        </w:rPr>
        <w:t>签约</w:t>
      </w:r>
      <w:r w:rsidR="00171E24">
        <w:rPr>
          <w:rFonts w:hint="eastAsia"/>
        </w:rPr>
        <w:t>：</w:t>
      </w:r>
      <w:r w:rsidR="00E71520">
        <w:rPr>
          <w:rFonts w:hint="eastAsia"/>
        </w:rPr>
        <w:t>到手机银行系统查询客户是否已经签约，如果已经签约则不处理签约，</w:t>
      </w:r>
      <w:r w:rsidR="005B7AF3">
        <w:rPr>
          <w:rFonts w:hint="eastAsia"/>
        </w:rPr>
        <w:t>结束时候提示客户到自助设备进行加挂处理，</w:t>
      </w:r>
      <w:r w:rsidR="00E71520">
        <w:rPr>
          <w:rFonts w:hint="eastAsia"/>
        </w:rPr>
        <w:t>如果未签约则进行签约处理。如果交易失败则给予客户提示，客户确认后退到主界面。</w:t>
      </w:r>
    </w:p>
    <w:p w:rsidR="00FA6C75" w:rsidRPr="00FA6C75" w:rsidRDefault="00FA6C75" w:rsidP="00FA6C75">
      <w:pPr>
        <w:pStyle w:val="afd"/>
        <w:ind w:left="840" w:firstLine="420"/>
      </w:pPr>
      <w:ins w:id="146" w:author="User" w:date="2016-08-03T17:44:00Z">
        <w:r>
          <w:rPr>
            <w:rFonts w:hint="eastAsia"/>
          </w:rPr>
          <w:t>电视银行签约：到电视银行系统查询客户是否已经签约，如果已经签约则不处理签约，结束时候提示客户到自助设备进行加挂处理，如果未签约则进行签约处理。如果交易失败则给予客户提示，客户确认后退到主界面。</w:t>
        </w:r>
      </w:ins>
    </w:p>
    <w:p w:rsidR="007B22B8" w:rsidRDefault="007B22B8" w:rsidP="00615F52">
      <w:pPr>
        <w:pStyle w:val="afd"/>
        <w:ind w:left="840" w:firstLine="420"/>
      </w:pPr>
      <w:r>
        <w:rPr>
          <w:rFonts w:hint="eastAsia"/>
        </w:rPr>
        <w:t>短信通知开通</w:t>
      </w:r>
      <w:r w:rsidR="00171E24">
        <w:rPr>
          <w:rFonts w:hint="eastAsia"/>
        </w:rPr>
        <w:t>：</w:t>
      </w:r>
      <w:r w:rsidR="00DE2358">
        <w:rPr>
          <w:rFonts w:hint="eastAsia"/>
        </w:rPr>
        <w:t>发往短信平台进行开通</w:t>
      </w:r>
      <w:r>
        <w:rPr>
          <w:rFonts w:hint="eastAsia"/>
        </w:rPr>
        <w:t>处理</w:t>
      </w:r>
      <w:r w:rsidR="00E06776">
        <w:rPr>
          <w:rFonts w:hint="eastAsia"/>
        </w:rPr>
        <w:t>。</w:t>
      </w:r>
      <w:r w:rsidR="00BA6E02">
        <w:rPr>
          <w:rFonts w:hint="eastAsia"/>
        </w:rPr>
        <w:t>如果交易失败则给予客户提示，客户确认后退到主界面。</w:t>
      </w:r>
    </w:p>
    <w:p w:rsidR="006C5555" w:rsidRDefault="006C5555" w:rsidP="006C5555">
      <w:pPr>
        <w:pStyle w:val="afd"/>
        <w:ind w:firstLine="420"/>
      </w:pPr>
      <w:r>
        <w:rPr>
          <w:rFonts w:hint="eastAsia"/>
        </w:rPr>
        <w:t>1</w:t>
      </w:r>
      <w:r w:rsidR="00B14125">
        <w:rPr>
          <w:rFonts w:hint="eastAsia"/>
        </w:rPr>
        <w:t>3</w:t>
      </w:r>
      <w:r>
        <w:rPr>
          <w:rFonts w:hint="eastAsia"/>
        </w:rPr>
        <w:t xml:space="preserve">. </w:t>
      </w:r>
      <w:r>
        <w:rPr>
          <w:rFonts w:hint="eastAsia"/>
        </w:rPr>
        <w:t>打印凭条</w:t>
      </w:r>
    </w:p>
    <w:p w:rsidR="006C5555" w:rsidRDefault="006C5555" w:rsidP="006C5555">
      <w:pPr>
        <w:pStyle w:val="afd"/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打印客户</w:t>
      </w:r>
      <w:r w:rsidR="006C397A">
        <w:rPr>
          <w:rFonts w:hint="eastAsia"/>
        </w:rPr>
        <w:t>签约</w:t>
      </w:r>
      <w:r>
        <w:rPr>
          <w:rFonts w:hint="eastAsia"/>
        </w:rPr>
        <w:t>凭条。</w:t>
      </w:r>
    </w:p>
    <w:p w:rsidR="00CA0A7B" w:rsidRPr="006C5555" w:rsidRDefault="00CA0A7B" w:rsidP="006C5555"/>
    <w:p w:rsidR="00185191" w:rsidRDefault="00185191" w:rsidP="00185191">
      <w:pPr>
        <w:pStyle w:val="4"/>
        <w:numPr>
          <w:ilvl w:val="3"/>
          <w:numId w:val="4"/>
        </w:numPr>
      </w:pPr>
      <w:r>
        <w:rPr>
          <w:rFonts w:hint="eastAsia"/>
        </w:rPr>
        <w:t>界面元素</w:t>
      </w:r>
    </w:p>
    <w:p w:rsidR="00A4377D" w:rsidRDefault="00F65957" w:rsidP="00F65957">
      <w:pPr>
        <w:rPr>
          <w:b/>
        </w:rPr>
      </w:pPr>
      <w:proofErr w:type="gramStart"/>
      <w:r w:rsidRPr="00FE6095">
        <w:rPr>
          <w:rFonts w:hint="eastAsia"/>
          <w:b/>
        </w:rPr>
        <w:t>网银签约</w:t>
      </w:r>
      <w:proofErr w:type="gramEnd"/>
      <w:r w:rsidRPr="00FE6095">
        <w:rPr>
          <w:rFonts w:hint="eastAsia"/>
          <w:b/>
        </w:rPr>
        <w:t>：</w:t>
      </w:r>
    </w:p>
    <w:tbl>
      <w:tblPr>
        <w:tblW w:w="10320" w:type="dxa"/>
        <w:tblInd w:w="93" w:type="dxa"/>
        <w:tblLook w:val="04A0" w:firstRow="1" w:lastRow="0" w:firstColumn="1" w:lastColumn="0" w:noHBand="0" w:noVBand="1"/>
      </w:tblPr>
      <w:tblGrid>
        <w:gridCol w:w="2540"/>
        <w:gridCol w:w="1080"/>
        <w:gridCol w:w="2820"/>
        <w:gridCol w:w="3880"/>
        <w:tblGridChange w:id="147">
          <w:tblGrid>
            <w:gridCol w:w="93"/>
            <w:gridCol w:w="2447"/>
            <w:gridCol w:w="93"/>
            <w:gridCol w:w="987"/>
            <w:gridCol w:w="93"/>
            <w:gridCol w:w="2727"/>
            <w:gridCol w:w="93"/>
            <w:gridCol w:w="3787"/>
            <w:gridCol w:w="93"/>
          </w:tblGrid>
        </w:tblGridChange>
      </w:tblGrid>
      <w:tr w:rsidR="00FE6095" w:rsidRPr="00FE6095" w:rsidTr="00FE6095">
        <w:trPr>
          <w:trHeight w:val="270"/>
        </w:trPr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界面元素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是否必输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说明</w:t>
            </w:r>
          </w:p>
        </w:tc>
        <w:tc>
          <w:tcPr>
            <w:tcW w:w="3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待确认内容</w:t>
            </w:r>
          </w:p>
        </w:tc>
      </w:tr>
      <w:tr w:rsidR="00FE6095" w:rsidRPr="00FE6095" w:rsidTr="00FE6095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证件类型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查询回显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FE6095" w:rsidRPr="00FE6095" w:rsidTr="00FE6095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证件号码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查询回显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FE6095" w:rsidRPr="00FE6095" w:rsidTr="00FE6095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客户姓名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查询回显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FE6095" w:rsidRPr="00FE6095" w:rsidTr="00FE6095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邮政编码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查询回显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FE6095" w:rsidRPr="00FE6095" w:rsidTr="00FE6095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认证手机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查询回显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FE6095" w:rsidRPr="00FE6095" w:rsidTr="000D409C">
        <w:tblPrEx>
          <w:tblW w:w="10320" w:type="dxa"/>
          <w:tblInd w:w="93" w:type="dxa"/>
          <w:tblPrExChange w:id="148" w:author="User" w:date="2016-08-03T17:45:00Z">
            <w:tblPrEx>
              <w:tblW w:w="10320" w:type="dxa"/>
              <w:tblInd w:w="93" w:type="dxa"/>
            </w:tblPrEx>
          </w:tblPrExChange>
        </w:tblPrEx>
        <w:trPr>
          <w:trHeight w:val="270"/>
          <w:trPrChange w:id="149" w:author="User" w:date="2016-08-03T17:45:00Z">
            <w:trPr>
              <w:gridAfter w:val="0"/>
              <w:trHeight w:val="270"/>
            </w:trPr>
          </w:trPrChange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tcPrChange w:id="150" w:author="User" w:date="2016-08-03T17:45:00Z">
              <w:tcPr>
                <w:tcW w:w="2540" w:type="dxa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del w:id="151" w:author="User" w:date="2016-08-03T17:45:00Z">
              <w:r w:rsidRPr="00FE6095" w:rsidDel="000D409C"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delText>短信验证码</w:delText>
              </w:r>
            </w:del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tcPrChange w:id="152" w:author="User" w:date="2016-08-03T17:45:00Z">
              <w:tcPr>
                <w:tcW w:w="1080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:rsidR="00FE6095" w:rsidRPr="00FE6095" w:rsidRDefault="00FE6095" w:rsidP="00FE6095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del w:id="153" w:author="User" w:date="2016-08-03T17:45:00Z">
              <w:r w:rsidRPr="00FE6095" w:rsidDel="000D409C"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delText>是</w:delText>
              </w:r>
            </w:del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tcPrChange w:id="154" w:author="User" w:date="2016-08-03T17:45:00Z">
              <w:tcPr>
                <w:tcW w:w="2820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del w:id="155" w:author="User" w:date="2016-08-03T17:45:00Z">
              <w:r w:rsidRPr="00FE6095" w:rsidDel="000D409C"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delText>手动获取</w:delText>
              </w:r>
            </w:del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tcPrChange w:id="156" w:author="User" w:date="2016-08-03T17:45:00Z">
              <w:tcPr>
                <w:tcW w:w="3880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del w:id="157" w:author="User" w:date="2016-08-03T17:45:00Z">
              <w:r w:rsidRPr="00FE6095" w:rsidDel="000D409C">
                <w:rPr>
                  <w:rFonts w:ascii="宋体" w:hAnsi="宋体" w:cs="宋体" w:hint="eastAsia"/>
                  <w:color w:val="000000"/>
                  <w:sz w:val="22"/>
                  <w:szCs w:val="22"/>
                  <w:highlight w:val="yellow"/>
                </w:rPr>
                <w:delText xml:space="preserve">　</w:delText>
              </w:r>
            </w:del>
          </w:p>
        </w:tc>
      </w:tr>
      <w:tr w:rsidR="00FE6095" w:rsidRPr="00FE6095" w:rsidTr="00FE6095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性别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查询回显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FE6095" w:rsidRPr="00FE6095" w:rsidTr="00FE6095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电子邮件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查询回显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FE6095" w:rsidRPr="00FE6095" w:rsidTr="00FE6095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联系电话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9347C9" w:rsidP="00FE6095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9347C9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不显示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FE6095" w:rsidRPr="00FE6095" w:rsidTr="00FE6095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认证方式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默认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隐藏</w:t>
            </w:r>
          </w:p>
        </w:tc>
      </w:tr>
      <w:tr w:rsidR="00FE6095" w:rsidRPr="00FE6095" w:rsidTr="00FE6095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lastRenderedPageBreak/>
              <w:t>设置预留信息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gramStart"/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手输</w:t>
            </w:r>
            <w:proofErr w:type="gram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FE6095" w:rsidRPr="00FE6095" w:rsidTr="00FE6095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gramStart"/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网银登录</w:t>
            </w:r>
            <w:proofErr w:type="gramEnd"/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密码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gramStart"/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手输</w:t>
            </w:r>
            <w:proofErr w:type="gram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FE6095" w:rsidRPr="00FE6095" w:rsidTr="00FE6095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账号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刷卡获得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FE6095" w:rsidRPr="00FE6095" w:rsidTr="00FE6095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取款密码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客户输入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FE6095" w:rsidRPr="00FE6095" w:rsidTr="00FE6095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账户类型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刷卡获得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FE6095" w:rsidRPr="00FE6095" w:rsidTr="00FE6095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开户网点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刷卡获得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  <w:tr w:rsidR="00FE6095" w:rsidRPr="00FE6095" w:rsidTr="00FE6095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签约状态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默认未签约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FE6095" w:rsidRPr="00FE6095" w:rsidTr="00FE6095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单笔限额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7100B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系统设置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  <w:r w:rsidR="00E87EC8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隐藏</w:t>
            </w:r>
          </w:p>
        </w:tc>
      </w:tr>
      <w:tr w:rsidR="00FE6095" w:rsidRPr="00FE6095" w:rsidTr="00FE6095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日累计限额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7100B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系统设置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  <w:r w:rsidR="00E87EC8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隐藏</w:t>
            </w:r>
          </w:p>
        </w:tc>
      </w:tr>
      <w:tr w:rsidR="00FE6095" w:rsidRPr="00FE6095" w:rsidTr="00FE6095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客户经理编号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手输，默认当前网点号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9664DC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手输，默认当前网点号</w:t>
            </w:r>
          </w:p>
        </w:tc>
      </w:tr>
      <w:tr w:rsidR="00FE6095" w:rsidRPr="00FE6095" w:rsidTr="00FE6095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客户经理姓名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</w:rPr>
              <w:t>手输，默认VTM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095" w:rsidRPr="00FE6095" w:rsidRDefault="00FE6095" w:rsidP="00FE609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FE6095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手输，默认VTM</w:t>
            </w:r>
          </w:p>
        </w:tc>
      </w:tr>
    </w:tbl>
    <w:p w:rsidR="00FE6095" w:rsidRDefault="00FE6095" w:rsidP="00F65957">
      <w:pPr>
        <w:rPr>
          <w:b/>
        </w:rPr>
      </w:pPr>
    </w:p>
    <w:p w:rsidR="00664640" w:rsidRDefault="004B1BDF" w:rsidP="004B1BDF">
      <w:pPr>
        <w:rPr>
          <w:b/>
        </w:rPr>
      </w:pPr>
      <w:r>
        <w:rPr>
          <w:rFonts w:hint="eastAsia"/>
          <w:b/>
        </w:rPr>
        <w:t>手机银行</w:t>
      </w:r>
      <w:r w:rsidR="008631F6">
        <w:rPr>
          <w:rFonts w:hint="eastAsia"/>
          <w:b/>
        </w:rPr>
        <w:t>签约</w:t>
      </w:r>
      <w:r>
        <w:rPr>
          <w:rFonts w:hint="eastAsia"/>
          <w:b/>
        </w:rPr>
        <w:t>：</w:t>
      </w:r>
    </w:p>
    <w:tbl>
      <w:tblPr>
        <w:tblW w:w="10320" w:type="dxa"/>
        <w:tblInd w:w="93" w:type="dxa"/>
        <w:tblLook w:val="04A0" w:firstRow="1" w:lastRow="0" w:firstColumn="1" w:lastColumn="0" w:noHBand="0" w:noVBand="1"/>
      </w:tblPr>
      <w:tblGrid>
        <w:gridCol w:w="2540"/>
        <w:gridCol w:w="1080"/>
        <w:gridCol w:w="2820"/>
        <w:gridCol w:w="3880"/>
        <w:tblGridChange w:id="158">
          <w:tblGrid>
            <w:gridCol w:w="93"/>
            <w:gridCol w:w="2447"/>
            <w:gridCol w:w="93"/>
            <w:gridCol w:w="987"/>
            <w:gridCol w:w="93"/>
            <w:gridCol w:w="2727"/>
            <w:gridCol w:w="93"/>
            <w:gridCol w:w="3787"/>
            <w:gridCol w:w="93"/>
          </w:tblGrid>
        </w:tblGridChange>
      </w:tblGrid>
      <w:tr w:rsidR="004B1BDF" w:rsidRPr="004B1BDF" w:rsidTr="004B1BDF">
        <w:trPr>
          <w:trHeight w:val="270"/>
        </w:trPr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界面元素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是否必输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说明</w:t>
            </w:r>
          </w:p>
        </w:tc>
        <w:tc>
          <w:tcPr>
            <w:tcW w:w="3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待确认内容</w:t>
            </w:r>
          </w:p>
        </w:tc>
      </w:tr>
      <w:tr w:rsidR="004B1BDF" w:rsidRPr="004B1BDF" w:rsidTr="004B1BDF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证件类型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查询回显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4B1BDF" w:rsidRPr="004B1BDF" w:rsidTr="004B1BDF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证件号码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查询回显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4B1BDF" w:rsidRPr="004B1BDF" w:rsidTr="004B1BDF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客户姓名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查询回显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4B1BDF" w:rsidRPr="004B1BDF" w:rsidTr="004B1BDF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核心客户号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查询回显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4B1BDF" w:rsidRPr="004B1BDF" w:rsidTr="004B1BDF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性别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查询回显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4B1BDF" w:rsidRPr="004B1BDF" w:rsidTr="004B1BDF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电子邮件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查询回显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4B1BDF" w:rsidRPr="004B1BDF" w:rsidTr="004B1BDF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联系电话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FE094E" w:rsidP="004B1BD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FE094E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不显示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4B1BDF" w:rsidRPr="004B1BDF" w:rsidTr="004B1BDF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联系地址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默认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隐藏</w:t>
            </w:r>
          </w:p>
        </w:tc>
      </w:tr>
      <w:tr w:rsidR="004B1BDF" w:rsidRPr="004B1BDF" w:rsidTr="004B1BDF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手机号码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FE094E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查询回显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AA5EB2" w:rsidRPr="00FE6095" w:rsidTr="000D409C">
        <w:tblPrEx>
          <w:tblW w:w="10320" w:type="dxa"/>
          <w:tblInd w:w="93" w:type="dxa"/>
          <w:tblPrExChange w:id="159" w:author="User" w:date="2016-08-03T17:45:00Z">
            <w:tblPrEx>
              <w:tblW w:w="10320" w:type="dxa"/>
              <w:tblInd w:w="93" w:type="dxa"/>
            </w:tblPrEx>
          </w:tblPrExChange>
        </w:tblPrEx>
        <w:trPr>
          <w:trHeight w:val="270"/>
          <w:trPrChange w:id="160" w:author="User" w:date="2016-08-03T17:45:00Z">
            <w:trPr>
              <w:gridAfter w:val="0"/>
              <w:trHeight w:val="270"/>
            </w:trPr>
          </w:trPrChange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tcPrChange w:id="161" w:author="User" w:date="2016-08-03T17:45:00Z">
              <w:tcPr>
                <w:tcW w:w="2540" w:type="dxa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:rsidR="00AA5EB2" w:rsidRPr="00FE6095" w:rsidRDefault="00AA5EB2" w:rsidP="005815F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del w:id="162" w:author="User" w:date="2016-08-03T17:45:00Z">
              <w:r w:rsidRPr="00FE6095" w:rsidDel="000D409C"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delText>短信验证码</w:delText>
              </w:r>
            </w:del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tcPrChange w:id="163" w:author="User" w:date="2016-08-03T17:45:00Z">
              <w:tcPr>
                <w:tcW w:w="1080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:rsidR="00AA5EB2" w:rsidRPr="00FE6095" w:rsidRDefault="00AA5EB2" w:rsidP="005815F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del w:id="164" w:author="User" w:date="2016-08-03T17:45:00Z">
              <w:r w:rsidRPr="00FE6095" w:rsidDel="000D409C"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delText>是</w:delText>
              </w:r>
            </w:del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tcPrChange w:id="165" w:author="User" w:date="2016-08-03T17:45:00Z">
              <w:tcPr>
                <w:tcW w:w="2820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:rsidR="00AA5EB2" w:rsidRPr="00FE6095" w:rsidRDefault="00AA5EB2" w:rsidP="005815F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del w:id="166" w:author="User" w:date="2016-08-03T17:45:00Z">
              <w:r w:rsidRPr="00FE6095" w:rsidDel="000D409C"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delText>手动获取</w:delText>
              </w:r>
            </w:del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tcPrChange w:id="167" w:author="User" w:date="2016-08-03T17:45:00Z">
              <w:tcPr>
                <w:tcW w:w="3880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:rsidR="00AA5EB2" w:rsidRPr="00FE6095" w:rsidRDefault="00AA5EB2" w:rsidP="005815F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del w:id="168" w:author="User" w:date="2016-08-03T17:45:00Z">
              <w:r w:rsidRPr="00FE6095" w:rsidDel="000D409C">
                <w:rPr>
                  <w:rFonts w:ascii="宋体" w:hAnsi="宋体" w:cs="宋体" w:hint="eastAsia"/>
                  <w:color w:val="000000"/>
                  <w:sz w:val="22"/>
                  <w:szCs w:val="22"/>
                  <w:highlight w:val="yellow"/>
                </w:rPr>
                <w:delText xml:space="preserve">　</w:delText>
              </w:r>
            </w:del>
          </w:p>
        </w:tc>
      </w:tr>
      <w:tr w:rsidR="004B1BDF" w:rsidRPr="004B1BDF" w:rsidTr="004B1BDF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设置预留信息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gramStart"/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手输</w:t>
            </w:r>
            <w:proofErr w:type="gram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4B1BDF" w:rsidRPr="004B1BDF" w:rsidTr="004B1BDF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手机银行登录密码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gramStart"/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手输</w:t>
            </w:r>
            <w:proofErr w:type="gram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4B1BDF" w:rsidRPr="004B1BDF" w:rsidTr="004B1BDF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账号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刷卡获得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4B1BDF" w:rsidRPr="004B1BDF" w:rsidTr="004B1BDF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取款密码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客户输入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4B1BDF" w:rsidRPr="004B1BDF" w:rsidTr="004B1BDF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账户类型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刷卡获得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4B1BDF" w:rsidRPr="004B1BDF" w:rsidTr="004B1BDF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开户机构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刷卡获得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4B1BDF" w:rsidRPr="004B1BDF" w:rsidTr="004B1BDF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单笔限额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7100B5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系统设置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4B1BDF" w:rsidRPr="004B1BDF" w:rsidTr="004B1BDF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日累计限额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7100B5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系统设置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BDF" w:rsidRPr="004B1BDF" w:rsidRDefault="004B1BDF" w:rsidP="004B1BDF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4B1BDF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</w:tbl>
    <w:p w:rsidR="004B1BDF" w:rsidRDefault="004B1BDF" w:rsidP="004B1BDF"/>
    <w:p w:rsidR="00664640" w:rsidRPr="003D62F7" w:rsidRDefault="003D62F7" w:rsidP="003D62F7">
      <w:pPr>
        <w:rPr>
          <w:b/>
        </w:rPr>
      </w:pPr>
      <w:r w:rsidRPr="003D62F7">
        <w:rPr>
          <w:rFonts w:hint="eastAsia"/>
          <w:b/>
        </w:rPr>
        <w:t>短信通知：</w:t>
      </w:r>
    </w:p>
    <w:tbl>
      <w:tblPr>
        <w:tblW w:w="10320" w:type="dxa"/>
        <w:tblInd w:w="93" w:type="dxa"/>
        <w:tblLook w:val="04A0" w:firstRow="1" w:lastRow="0" w:firstColumn="1" w:lastColumn="0" w:noHBand="0" w:noVBand="1"/>
      </w:tblPr>
      <w:tblGrid>
        <w:gridCol w:w="2540"/>
        <w:gridCol w:w="1080"/>
        <w:gridCol w:w="2820"/>
        <w:gridCol w:w="3880"/>
      </w:tblGrid>
      <w:tr w:rsidR="00675EBC" w:rsidRPr="00675EBC" w:rsidTr="00675EBC">
        <w:trPr>
          <w:trHeight w:val="270"/>
        </w:trPr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>界面元素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>是否必输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>说明</w:t>
            </w:r>
          </w:p>
        </w:tc>
        <w:tc>
          <w:tcPr>
            <w:tcW w:w="3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待确认内容</w:t>
            </w:r>
          </w:p>
        </w:tc>
      </w:tr>
      <w:tr w:rsidR="00675EBC" w:rsidRPr="00675EBC" w:rsidTr="00675EBC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>开通标志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>默认开通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隐藏</w:t>
            </w:r>
          </w:p>
        </w:tc>
      </w:tr>
      <w:tr w:rsidR="00675EBC" w:rsidRPr="00675EBC" w:rsidTr="00675EBC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>通知类型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>默认安全账户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隐藏</w:t>
            </w:r>
          </w:p>
        </w:tc>
      </w:tr>
      <w:tr w:rsidR="00675EBC" w:rsidRPr="00675EBC" w:rsidTr="00675EBC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客户类型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gramStart"/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>默认卡</w:t>
            </w:r>
            <w:proofErr w:type="gram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隐藏</w:t>
            </w:r>
          </w:p>
        </w:tc>
      </w:tr>
      <w:tr w:rsidR="00675EBC" w:rsidRPr="00675EBC" w:rsidTr="00675EBC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客户级别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>默认一般客户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隐藏</w:t>
            </w:r>
          </w:p>
        </w:tc>
      </w:tr>
      <w:tr w:rsidR="00675EBC" w:rsidRPr="00675EBC" w:rsidTr="00675EBC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lastRenderedPageBreak/>
              <w:t>客户账号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>刷卡获得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675EBC" w:rsidRPr="00675EBC" w:rsidTr="00675EBC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客户名称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>刷卡获得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675EBC" w:rsidRPr="00675EBC" w:rsidTr="00675EBC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>密码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客户输入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675EBC" w:rsidRPr="00675EBC" w:rsidTr="00675EBC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>通知起点金额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>默认0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隐藏</w:t>
            </w:r>
          </w:p>
        </w:tc>
      </w:tr>
      <w:tr w:rsidR="00675EBC" w:rsidRPr="00675EBC" w:rsidTr="00675EBC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>短信收费方式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7100B5" w:rsidP="00675EBC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收费方式增加管理端设置功能</w:t>
            </w:r>
          </w:p>
        </w:tc>
      </w:tr>
      <w:tr w:rsidR="00675EBC" w:rsidRPr="00675EBC" w:rsidTr="00675EBC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>免费条数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>默认0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隐藏</w:t>
            </w:r>
          </w:p>
        </w:tc>
      </w:tr>
      <w:tr w:rsidR="00675EBC" w:rsidRPr="00675EBC" w:rsidTr="00675EBC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>发送开始时间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>默认8点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675EBC" w:rsidRPr="00675EBC" w:rsidTr="00675EBC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>发送结束时间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>默认23：59：59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675EBC" w:rsidRPr="00675EBC" w:rsidTr="00675EBC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gramStart"/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>动账类通知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>默认开通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675EBC" w:rsidRPr="00675EBC" w:rsidTr="00675EBC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>状态变动通知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>默认开通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EB45B0" w:rsidRPr="00675EBC" w:rsidTr="005815F3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45B0" w:rsidRPr="00675EBC" w:rsidRDefault="00EB45B0" w:rsidP="005815F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>提醒</w:t>
            </w:r>
            <w:proofErr w:type="gramStart"/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>类通知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45B0" w:rsidRPr="00675EBC" w:rsidRDefault="00EB45B0" w:rsidP="005815F3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45B0" w:rsidRPr="00675EBC" w:rsidRDefault="00EB45B0" w:rsidP="005815F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>默认开通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45B0" w:rsidRPr="00675EBC" w:rsidRDefault="00EB45B0" w:rsidP="005815F3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675EBC" w:rsidRPr="00675EBC" w:rsidTr="00675EBC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EB45B0" w:rsidP="00675EBC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手机号码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EB45B0" w:rsidP="00675EBC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客户输入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5EBC" w:rsidRPr="00675EBC" w:rsidRDefault="00675EBC" w:rsidP="00675EBC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75EBC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</w:tbl>
    <w:p w:rsidR="00664640" w:rsidRDefault="00664640" w:rsidP="00A4377D">
      <w:pPr>
        <w:ind w:left="420"/>
      </w:pPr>
    </w:p>
    <w:p w:rsidR="00664640" w:rsidRDefault="00664640" w:rsidP="00A4377D">
      <w:pPr>
        <w:ind w:left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ab/>
      </w:r>
      <w:r w:rsidR="00FE094E">
        <w:rPr>
          <w:rFonts w:hint="eastAsia"/>
        </w:rPr>
        <w:t>渠道签约不允许修改手机号码</w:t>
      </w:r>
    </w:p>
    <w:p w:rsidR="00664640" w:rsidRDefault="00664640" w:rsidP="00A4377D">
      <w:pPr>
        <w:ind w:left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ab/>
      </w:r>
      <w:r w:rsidR="00A33740">
        <w:rPr>
          <w:rFonts w:hint="eastAsia"/>
        </w:rPr>
        <w:t>客户级别不处理。</w:t>
      </w:r>
    </w:p>
    <w:p w:rsidR="00664640" w:rsidRDefault="00664640" w:rsidP="00664640">
      <w:pPr>
        <w:ind w:left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开通短信通知需要验证交易密码</w:t>
      </w:r>
      <w:r w:rsidR="00AB66B8">
        <w:rPr>
          <w:rFonts w:hint="eastAsia"/>
        </w:rPr>
        <w:t>，</w:t>
      </w:r>
      <w:del w:id="169" w:author="User" w:date="2016-08-03T17:45:00Z">
        <w:r w:rsidR="00AB66B8" w:rsidDel="00C13ED9">
          <w:rPr>
            <w:rFonts w:hint="eastAsia"/>
          </w:rPr>
          <w:delText>验证码由核心生产及校验</w:delText>
        </w:r>
        <w:r w:rsidDel="00C13ED9">
          <w:rPr>
            <w:rFonts w:hint="eastAsia"/>
          </w:rPr>
          <w:delText>；</w:delText>
        </w:r>
      </w:del>
      <w:r>
        <w:rPr>
          <w:rFonts w:hint="eastAsia"/>
        </w:rPr>
        <w:t>短信收费</w:t>
      </w:r>
      <w:ins w:id="170" w:author="User" w:date="2016-08-03T17:46:00Z">
        <w:r w:rsidR="00C13ED9">
          <w:rPr>
            <w:rFonts w:hint="eastAsia"/>
          </w:rPr>
          <w:t>标准配置在管理端，通过查询获得</w:t>
        </w:r>
      </w:ins>
      <w:del w:id="171" w:author="User" w:date="2016-08-03T17:46:00Z">
        <w:r w:rsidDel="00C13ED9">
          <w:rPr>
            <w:rFonts w:hint="eastAsia"/>
          </w:rPr>
          <w:delText>方式有：信息免费</w:delText>
        </w:r>
      </w:del>
      <w:r w:rsidR="00350C1F">
        <w:rPr>
          <w:rFonts w:hint="eastAsia"/>
        </w:rPr>
        <w:t>。</w:t>
      </w:r>
    </w:p>
    <w:p w:rsidR="008627DD" w:rsidRDefault="008B00A4" w:rsidP="00A33740">
      <w:pPr>
        <w:ind w:left="420"/>
      </w:pPr>
      <w:r w:rsidRPr="008B00A4">
        <w:rPr>
          <w:rFonts w:hint="eastAsia"/>
        </w:rPr>
        <w:t>4</w:t>
      </w:r>
      <w:r w:rsidRPr="008B00A4">
        <w:rPr>
          <w:rFonts w:hint="eastAsia"/>
        </w:rPr>
        <w:t>、</w:t>
      </w:r>
      <w:r>
        <w:rPr>
          <w:rFonts w:hint="eastAsia"/>
        </w:rPr>
        <w:tab/>
      </w:r>
      <w:r w:rsidR="009C4D8C">
        <w:rPr>
          <w:rFonts w:hint="eastAsia"/>
        </w:rPr>
        <w:t>渠道限额界面不显示，由管理端配置</w:t>
      </w:r>
      <w:r>
        <w:rPr>
          <w:rFonts w:hint="eastAsia"/>
        </w:rPr>
        <w:t>。</w:t>
      </w:r>
      <w:r w:rsidR="008627DD">
        <w:rPr>
          <w:rFonts w:hint="eastAsia"/>
        </w:rPr>
        <w:tab/>
      </w:r>
    </w:p>
    <w:p w:rsidR="000B090D" w:rsidDel="00B34B28" w:rsidRDefault="000B090D" w:rsidP="00A33740">
      <w:pPr>
        <w:ind w:left="420"/>
        <w:rPr>
          <w:del w:id="172" w:author="User" w:date="2016-08-03T17:46:00Z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勾选手机银行</w:t>
      </w:r>
      <w:proofErr w:type="gramEnd"/>
      <w:r>
        <w:rPr>
          <w:rFonts w:hint="eastAsia"/>
        </w:rPr>
        <w:t>时，</w:t>
      </w:r>
      <w:proofErr w:type="gramStart"/>
      <w:r w:rsidRPr="000B090D">
        <w:rPr>
          <w:rFonts w:hint="eastAsia"/>
        </w:rPr>
        <w:t>网银不必</w:t>
      </w:r>
      <w:proofErr w:type="gramEnd"/>
      <w:r w:rsidRPr="000B090D">
        <w:rPr>
          <w:rFonts w:hint="eastAsia"/>
        </w:rPr>
        <w:t>强制勾选</w:t>
      </w:r>
      <w:r w:rsidR="00643C9C">
        <w:rPr>
          <w:rFonts w:hint="eastAsia"/>
        </w:rPr>
        <w:t>。</w:t>
      </w:r>
    </w:p>
    <w:p w:rsidR="00C65DF1" w:rsidRPr="008627DD" w:rsidDel="00C0117D" w:rsidRDefault="00C65DF1" w:rsidP="00B34B28">
      <w:pPr>
        <w:ind w:left="420"/>
        <w:rPr>
          <w:del w:id="173" w:author="User" w:date="2016-08-03T17:46:00Z"/>
        </w:rPr>
      </w:pPr>
    </w:p>
    <w:p w:rsidR="00664640" w:rsidRPr="00A4377D" w:rsidRDefault="00664640" w:rsidP="00A4377D">
      <w:pPr>
        <w:ind w:left="420"/>
      </w:pPr>
    </w:p>
    <w:p w:rsidR="00185191" w:rsidRDefault="00185191" w:rsidP="00185191">
      <w:pPr>
        <w:pStyle w:val="4"/>
        <w:numPr>
          <w:ilvl w:val="3"/>
          <w:numId w:val="4"/>
        </w:numPr>
      </w:pPr>
      <w:r>
        <w:rPr>
          <w:rFonts w:hint="eastAsia"/>
        </w:rPr>
        <w:t>业务规则</w:t>
      </w:r>
    </w:p>
    <w:p w:rsidR="00E054E4" w:rsidRDefault="00E054E4" w:rsidP="00E054E4">
      <w:pPr>
        <w:pStyle w:val="afd"/>
        <w:ind w:left="567" w:firstLineChars="0" w:firstLine="0"/>
      </w:pPr>
      <w:r>
        <w:rPr>
          <w:rFonts w:hint="eastAsia"/>
        </w:rPr>
        <w:t xml:space="preserve">1.   </w:t>
      </w:r>
      <w:r w:rsidR="00D56EB6">
        <w:rPr>
          <w:rFonts w:hint="eastAsia"/>
        </w:rPr>
        <w:t>电子渠道签约</w:t>
      </w:r>
      <w:r>
        <w:rPr>
          <w:rFonts w:hint="eastAsia"/>
        </w:rPr>
        <w:t>必须本人在场，</w:t>
      </w:r>
      <w:proofErr w:type="gramStart"/>
      <w:r>
        <w:rPr>
          <w:rFonts w:hint="eastAsia"/>
        </w:rPr>
        <w:t>并且由客服人</w:t>
      </w:r>
      <w:proofErr w:type="gramEnd"/>
      <w:r>
        <w:rPr>
          <w:rFonts w:hint="eastAsia"/>
        </w:rPr>
        <w:t>员进行身份核实及拍照。</w:t>
      </w:r>
    </w:p>
    <w:p w:rsidR="00E054E4" w:rsidRDefault="00E054E4" w:rsidP="00E054E4">
      <w:pPr>
        <w:pStyle w:val="afd"/>
        <w:ind w:left="567" w:firstLineChars="0" w:firstLine="0"/>
      </w:pPr>
      <w:r>
        <w:rPr>
          <w:rFonts w:hint="eastAsia"/>
        </w:rPr>
        <w:t xml:space="preserve">2.   </w:t>
      </w:r>
      <w:r>
        <w:rPr>
          <w:rFonts w:hint="eastAsia"/>
        </w:rPr>
        <w:t>客户必须在客服的监督下签字、按指纹。</w:t>
      </w:r>
    </w:p>
    <w:p w:rsidR="0017226C" w:rsidRPr="001A35CD" w:rsidRDefault="0017226C" w:rsidP="00E054E4">
      <w:pPr>
        <w:pStyle w:val="afd"/>
        <w:ind w:left="567" w:firstLineChars="0" w:firstLine="0"/>
      </w:pPr>
      <w:r>
        <w:rPr>
          <w:rFonts w:hint="eastAsia"/>
        </w:rPr>
        <w:t>3.</w:t>
      </w:r>
      <w:r>
        <w:rPr>
          <w:rFonts w:hint="eastAsia"/>
        </w:rPr>
        <w:tab/>
        <w:t xml:space="preserve">  </w:t>
      </w:r>
      <w:r>
        <w:rPr>
          <w:rFonts w:hint="eastAsia"/>
        </w:rPr>
        <w:t>涉及金额部分及重要条款部分要有相应提示。</w:t>
      </w:r>
    </w:p>
    <w:p w:rsidR="00000E85" w:rsidRPr="00E054E4" w:rsidRDefault="00000E85" w:rsidP="00E53495">
      <w:pPr>
        <w:pStyle w:val="afd"/>
        <w:ind w:firstLine="420"/>
      </w:pPr>
    </w:p>
    <w:p w:rsidR="00185191" w:rsidRDefault="00CD07BD" w:rsidP="00CD07BD">
      <w:pPr>
        <w:pStyle w:val="3"/>
      </w:pPr>
      <w:bookmarkStart w:id="174" w:name="_Toc460229191"/>
      <w:r w:rsidRPr="00CD07BD">
        <w:rPr>
          <w:rFonts w:hint="eastAsia"/>
        </w:rPr>
        <w:t>风险</w:t>
      </w:r>
      <w:r w:rsidR="00240075">
        <w:rPr>
          <w:rFonts w:hint="eastAsia"/>
        </w:rPr>
        <w:t>评级及理财签约</w:t>
      </w:r>
      <w:bookmarkEnd w:id="174"/>
    </w:p>
    <w:p w:rsidR="00185191" w:rsidRDefault="00185191" w:rsidP="00185191">
      <w:pPr>
        <w:pStyle w:val="43"/>
        <w:keepNext/>
        <w:keepLines/>
        <w:numPr>
          <w:ilvl w:val="2"/>
          <w:numId w:val="4"/>
        </w:numPr>
        <w:tabs>
          <w:tab w:val="left" w:pos="432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185191" w:rsidRDefault="00185191" w:rsidP="00185191">
      <w:pPr>
        <w:pStyle w:val="4"/>
        <w:numPr>
          <w:ilvl w:val="3"/>
          <w:numId w:val="4"/>
        </w:numPr>
      </w:pPr>
      <w:r>
        <w:rPr>
          <w:rFonts w:hint="eastAsia"/>
        </w:rPr>
        <w:t>功能描述</w:t>
      </w:r>
    </w:p>
    <w:p w:rsidR="008C35E4" w:rsidRPr="0045476B" w:rsidRDefault="00796237" w:rsidP="00E53495">
      <w:pPr>
        <w:pStyle w:val="afd"/>
        <w:ind w:firstLine="420"/>
      </w:pPr>
      <w:r w:rsidRPr="00796237">
        <w:rPr>
          <w:rFonts w:hint="eastAsia"/>
        </w:rPr>
        <w:t>该交易用于客户通过</w:t>
      </w:r>
      <w:r w:rsidRPr="00796237">
        <w:rPr>
          <w:rFonts w:hint="eastAsia"/>
        </w:rPr>
        <w:t>VTM</w:t>
      </w:r>
      <w:r w:rsidR="0050637C">
        <w:rPr>
          <w:rFonts w:hint="eastAsia"/>
        </w:rPr>
        <w:t>柜员机在购买理财产</w:t>
      </w:r>
      <w:r w:rsidRPr="00796237">
        <w:rPr>
          <w:rFonts w:hint="eastAsia"/>
        </w:rPr>
        <w:t>品前需进行个人风险评估</w:t>
      </w:r>
      <w:r w:rsidR="000E4868">
        <w:rPr>
          <w:rFonts w:hint="eastAsia"/>
        </w:rPr>
        <w:t>及理财签约</w:t>
      </w:r>
      <w:r w:rsidRPr="00796237">
        <w:rPr>
          <w:rFonts w:hint="eastAsia"/>
        </w:rPr>
        <w:t>。</w:t>
      </w:r>
    </w:p>
    <w:p w:rsidR="00185191" w:rsidRDefault="00185191" w:rsidP="00185191">
      <w:pPr>
        <w:pStyle w:val="4"/>
        <w:numPr>
          <w:ilvl w:val="3"/>
          <w:numId w:val="4"/>
        </w:numPr>
      </w:pPr>
      <w:r>
        <w:rPr>
          <w:rFonts w:hint="eastAsia"/>
        </w:rPr>
        <w:lastRenderedPageBreak/>
        <w:t>业务流程</w:t>
      </w:r>
    </w:p>
    <w:p w:rsidR="00E4654F" w:rsidRPr="00E4654F" w:rsidRDefault="002D3D1D" w:rsidP="00E4654F">
      <w:pPr>
        <w:jc w:val="center"/>
      </w:pPr>
      <w:r>
        <w:object w:dxaOrig="11611" w:dyaOrig="26791">
          <v:shape id="_x0000_i1033" type="#_x0000_t75" style="width:302.5pt;height:696.5pt" o:ole="">
            <v:imagedata r:id="rId26" o:title=""/>
          </v:shape>
          <o:OLEObject Type="Embed" ProgID="Visio.Drawing.15" ShapeID="_x0000_i1033" DrawAspect="Content" ObjectID="_1534597188" r:id="rId27"/>
        </w:object>
      </w:r>
    </w:p>
    <w:p w:rsidR="00185191" w:rsidRDefault="00185191" w:rsidP="00D20375">
      <w:pPr>
        <w:widowControl w:val="0"/>
        <w:spacing w:after="0"/>
        <w:ind w:left="840"/>
      </w:pPr>
    </w:p>
    <w:p w:rsidR="00D20375" w:rsidRDefault="00D20375" w:rsidP="00D20375">
      <w:pPr>
        <w:pStyle w:val="afd"/>
        <w:ind w:firstLine="420"/>
      </w:pPr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扫描身份证</w:t>
      </w:r>
    </w:p>
    <w:p w:rsidR="00D20375" w:rsidRDefault="00D20375" w:rsidP="00D20375">
      <w:pPr>
        <w:pStyle w:val="afd"/>
        <w:ind w:left="840" w:firstLine="420"/>
      </w:pPr>
      <w:r>
        <w:rPr>
          <w:rFonts w:hint="eastAsia"/>
        </w:rPr>
        <w:t>如果客户刷的不是身份证或者未成功读取则提示失败，提示客户重新刷身份证，直至身份证读取成功。如果是因为机器硬件故障则同样会提示失败。</w:t>
      </w:r>
      <w:r w:rsidR="002B4236">
        <w:rPr>
          <w:rFonts w:hint="eastAsia"/>
        </w:rPr>
        <w:t>临时身份证不能办理该业务。</w:t>
      </w:r>
    </w:p>
    <w:p w:rsidR="00D20375" w:rsidRDefault="00D20375" w:rsidP="00D20375">
      <w:pPr>
        <w:pStyle w:val="afd"/>
        <w:ind w:firstLine="420"/>
      </w:pPr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联网核查</w:t>
      </w:r>
    </w:p>
    <w:p w:rsidR="00D20375" w:rsidRDefault="00D20375" w:rsidP="00D20375">
      <w:pPr>
        <w:pStyle w:val="afd"/>
        <w:ind w:left="840" w:firstLine="420"/>
      </w:pPr>
      <w:r>
        <w:rPr>
          <w:rFonts w:hint="eastAsia"/>
        </w:rPr>
        <w:t>读取身份证后，终端显示正在验证身份证信息。后台自动调用联网核查，超时以及核查失败都会跳转到错误页面，给予客户相应的提示。联网核查成功后后台自动查询核心系统是否存在客户信息，如果核心不存在客户信息，则提示客户没有我行存档记录，此时如果客户有疑问，可以通过大厅工作人员介入引导至柜台或其他渠道查询。</w:t>
      </w:r>
    </w:p>
    <w:p w:rsidR="00EE293E" w:rsidRDefault="00D20375" w:rsidP="00EE293E">
      <w:pPr>
        <w:pStyle w:val="afd"/>
        <w:ind w:firstLine="420"/>
      </w:pPr>
      <w:r>
        <w:rPr>
          <w:rFonts w:hint="eastAsia"/>
        </w:rPr>
        <w:t>3.</w:t>
      </w:r>
      <w:r>
        <w:rPr>
          <w:rFonts w:hint="eastAsia"/>
        </w:rPr>
        <w:tab/>
      </w:r>
      <w:r w:rsidR="00EE293E">
        <w:rPr>
          <w:rFonts w:hint="eastAsia"/>
        </w:rPr>
        <w:t>插入银行卡</w:t>
      </w:r>
    </w:p>
    <w:p w:rsidR="00375891" w:rsidRDefault="00EE293E" w:rsidP="00EE293E">
      <w:pPr>
        <w:pStyle w:val="afd"/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客户插入银行卡，并输入交易密码。密码错误三次退卡。</w:t>
      </w:r>
    </w:p>
    <w:p w:rsidR="00EE293E" w:rsidRDefault="00375891" w:rsidP="00EE293E">
      <w:pPr>
        <w:pStyle w:val="afd"/>
        <w:ind w:firstLine="420"/>
      </w:pPr>
      <w:r>
        <w:rPr>
          <w:rFonts w:hint="eastAsia"/>
        </w:rPr>
        <w:t>4.</w:t>
      </w:r>
      <w:r>
        <w:rPr>
          <w:rFonts w:hint="eastAsia"/>
        </w:rPr>
        <w:tab/>
      </w:r>
      <w:r w:rsidR="00EE293E">
        <w:rPr>
          <w:rFonts w:hint="eastAsia"/>
        </w:rPr>
        <w:t>选择办理业务类型</w:t>
      </w:r>
    </w:p>
    <w:p w:rsidR="002848D1" w:rsidRDefault="00EE293E" w:rsidP="00EE293E">
      <w:pPr>
        <w:pStyle w:val="afd"/>
        <w:ind w:left="840" w:firstLine="420"/>
      </w:pPr>
      <w:r>
        <w:rPr>
          <w:rFonts w:hint="eastAsia"/>
        </w:rPr>
        <w:t>客户选择风险评估或理财签约，如果选择风险评估，则进入</w:t>
      </w:r>
      <w:r w:rsidR="00B64FA7">
        <w:rPr>
          <w:rFonts w:hint="eastAsia"/>
        </w:rPr>
        <w:t>5</w:t>
      </w:r>
      <w:r>
        <w:rPr>
          <w:rFonts w:hint="eastAsia"/>
        </w:rPr>
        <w:t>，如果选择理财签约则进入</w:t>
      </w:r>
      <w:r>
        <w:rPr>
          <w:rFonts w:hint="eastAsia"/>
        </w:rPr>
        <w:t>1</w:t>
      </w:r>
      <w:r w:rsidR="00953E54">
        <w:rPr>
          <w:rFonts w:hint="eastAsia"/>
        </w:rPr>
        <w:t>2</w:t>
      </w:r>
      <w:r>
        <w:rPr>
          <w:rFonts w:hint="eastAsia"/>
        </w:rPr>
        <w:t>。</w:t>
      </w:r>
    </w:p>
    <w:p w:rsidR="00D20375" w:rsidRDefault="002848D1" w:rsidP="00375891">
      <w:pPr>
        <w:pStyle w:val="afd"/>
        <w:ind w:firstLine="420"/>
      </w:pPr>
      <w:r>
        <w:rPr>
          <w:rFonts w:hint="eastAsia"/>
        </w:rPr>
        <w:t>5.</w:t>
      </w:r>
      <w:r>
        <w:rPr>
          <w:rFonts w:hint="eastAsia"/>
        </w:rPr>
        <w:tab/>
      </w:r>
      <w:r w:rsidR="00D20375">
        <w:rPr>
          <w:rFonts w:hint="eastAsia"/>
        </w:rPr>
        <w:t>连接客服</w:t>
      </w:r>
    </w:p>
    <w:p w:rsidR="00D20375" w:rsidRDefault="00D20375" w:rsidP="00490377">
      <w:pPr>
        <w:pStyle w:val="afd"/>
        <w:ind w:left="840" w:firstLine="420"/>
      </w:pPr>
      <w:r>
        <w:rPr>
          <w:rFonts w:hint="eastAsia"/>
        </w:rPr>
        <w:t>终端显示客服连接中信息，如果当前没有客服空闲，则显示排队信息及倒计时。客服连接后，需要客服确认客户是否本人，以及拍照、监督客户签字等。</w:t>
      </w:r>
    </w:p>
    <w:p w:rsidR="00D20375" w:rsidRDefault="00B66460" w:rsidP="00D20375">
      <w:pPr>
        <w:pStyle w:val="afd"/>
        <w:ind w:firstLine="420"/>
      </w:pPr>
      <w:r>
        <w:rPr>
          <w:rFonts w:hint="eastAsia"/>
        </w:rPr>
        <w:t>6</w:t>
      </w:r>
      <w:r w:rsidR="00D20375">
        <w:rPr>
          <w:rFonts w:hint="eastAsia"/>
        </w:rPr>
        <w:tab/>
      </w:r>
      <w:r w:rsidR="00D20375">
        <w:rPr>
          <w:rFonts w:hint="eastAsia"/>
        </w:rPr>
        <w:t>拍照</w:t>
      </w:r>
    </w:p>
    <w:p w:rsidR="00D20375" w:rsidRDefault="00D20375" w:rsidP="00CE5B84">
      <w:pPr>
        <w:pStyle w:val="afd"/>
        <w:ind w:left="840" w:firstLine="420"/>
      </w:pPr>
      <w:r>
        <w:rPr>
          <w:rFonts w:hint="eastAsia"/>
        </w:rPr>
        <w:t>拍照功能</w:t>
      </w:r>
      <w:proofErr w:type="gramStart"/>
      <w:r>
        <w:rPr>
          <w:rFonts w:hint="eastAsia"/>
        </w:rPr>
        <w:t>是由客服人</w:t>
      </w:r>
      <w:proofErr w:type="gramEnd"/>
      <w:r>
        <w:rPr>
          <w:rFonts w:hint="eastAsia"/>
        </w:rPr>
        <w:t>员进行操作的，坐席可以对拍的照片进行重拍，也可以直接取消拍照。拍照后后台自动留存拍照信息。</w:t>
      </w:r>
    </w:p>
    <w:p w:rsidR="00D20375" w:rsidRDefault="00B66460" w:rsidP="00D20375">
      <w:pPr>
        <w:pStyle w:val="afd"/>
        <w:ind w:firstLine="420"/>
      </w:pPr>
      <w:r>
        <w:rPr>
          <w:rFonts w:hint="eastAsia"/>
        </w:rPr>
        <w:t>7</w:t>
      </w:r>
      <w:r w:rsidR="00D20375">
        <w:rPr>
          <w:rFonts w:hint="eastAsia"/>
        </w:rPr>
        <w:tab/>
      </w:r>
      <w:r w:rsidR="0045095A">
        <w:rPr>
          <w:rFonts w:hint="eastAsia"/>
        </w:rPr>
        <w:t>风险答题</w:t>
      </w:r>
    </w:p>
    <w:p w:rsidR="00D20375" w:rsidRDefault="00D20375" w:rsidP="00200558">
      <w:pPr>
        <w:pStyle w:val="afd"/>
        <w:ind w:firstLine="420"/>
      </w:pPr>
      <w:r>
        <w:rPr>
          <w:rFonts w:hint="eastAsia"/>
        </w:rPr>
        <w:tab/>
      </w:r>
      <w:r w:rsidR="00200558">
        <w:rPr>
          <w:rFonts w:hint="eastAsia"/>
        </w:rPr>
        <w:tab/>
      </w:r>
      <w:r w:rsidR="008003EC">
        <w:rPr>
          <w:rFonts w:hint="eastAsia"/>
        </w:rPr>
        <w:t>客户开始答题，</w:t>
      </w:r>
      <w:r w:rsidR="00200558">
        <w:rPr>
          <w:rFonts w:hint="eastAsia"/>
        </w:rPr>
        <w:t>进行下一步。</w:t>
      </w:r>
    </w:p>
    <w:p w:rsidR="00FD1284" w:rsidRDefault="00B66460" w:rsidP="00FD1284">
      <w:pPr>
        <w:pStyle w:val="afd"/>
        <w:ind w:firstLine="420"/>
      </w:pPr>
      <w:r>
        <w:rPr>
          <w:rFonts w:hint="eastAsia"/>
        </w:rPr>
        <w:t>8</w:t>
      </w:r>
      <w:r w:rsidR="00FD1284">
        <w:rPr>
          <w:rFonts w:hint="eastAsia"/>
        </w:rPr>
        <w:t>.</w:t>
      </w:r>
      <w:r w:rsidR="00FD1284">
        <w:rPr>
          <w:rFonts w:hint="eastAsia"/>
        </w:rPr>
        <w:tab/>
      </w:r>
      <w:r w:rsidR="00FD1284">
        <w:rPr>
          <w:rFonts w:hint="eastAsia"/>
        </w:rPr>
        <w:t>评估及结果</w:t>
      </w:r>
    </w:p>
    <w:p w:rsidR="00FD1284" w:rsidRPr="00FD1284" w:rsidRDefault="00FD1284" w:rsidP="00FD1284">
      <w:pPr>
        <w:pStyle w:val="afd"/>
        <w:ind w:left="840" w:firstLine="420"/>
      </w:pPr>
      <w:r>
        <w:rPr>
          <w:rFonts w:hint="eastAsia"/>
        </w:rPr>
        <w:t>将客户前面的页面填写的题目发往理财平台进行风险评估交易。成功后，终端显示评估结果，如果客户打分超过</w:t>
      </w:r>
      <w:r>
        <w:rPr>
          <w:rFonts w:hint="eastAsia"/>
        </w:rPr>
        <w:t>70</w:t>
      </w:r>
      <w:r>
        <w:rPr>
          <w:rFonts w:hint="eastAsia"/>
        </w:rPr>
        <w:t>分，提示客户勾选“开通非柜面渠道购买中高风险理财产品</w:t>
      </w:r>
      <w:r w:rsidR="00477AB9">
        <w:rPr>
          <w:rFonts w:hint="eastAsia"/>
        </w:rPr>
        <w:t>”</w:t>
      </w:r>
      <w:r>
        <w:rPr>
          <w:rFonts w:hint="eastAsia"/>
        </w:rPr>
        <w:t>，进入下一步。如果未超过</w:t>
      </w:r>
      <w:r>
        <w:rPr>
          <w:rFonts w:hint="eastAsia"/>
        </w:rPr>
        <w:t>70</w:t>
      </w:r>
      <w:r>
        <w:rPr>
          <w:rFonts w:hint="eastAsia"/>
        </w:rPr>
        <w:t>分，直接下一步。如果交易失败则给予客户提示，并跳转到错误页面退到主界面。</w:t>
      </w:r>
    </w:p>
    <w:p w:rsidR="00D20375" w:rsidRDefault="001F1906" w:rsidP="00D20375">
      <w:pPr>
        <w:pStyle w:val="afd"/>
        <w:ind w:firstLine="420"/>
      </w:pPr>
      <w:r>
        <w:rPr>
          <w:rFonts w:hint="eastAsia"/>
        </w:rPr>
        <w:t>9</w:t>
      </w:r>
      <w:r w:rsidR="00D20375">
        <w:rPr>
          <w:rFonts w:hint="eastAsia"/>
        </w:rPr>
        <w:t xml:space="preserve">. </w:t>
      </w:r>
      <w:r w:rsidR="00F07280">
        <w:rPr>
          <w:rFonts w:hint="eastAsia"/>
        </w:rPr>
        <w:t xml:space="preserve"> </w:t>
      </w:r>
      <w:r w:rsidR="00D20375">
        <w:rPr>
          <w:rFonts w:hint="eastAsia"/>
        </w:rPr>
        <w:t>客户签字及按指纹</w:t>
      </w:r>
    </w:p>
    <w:p w:rsidR="00D20375" w:rsidRDefault="00D20375" w:rsidP="00272A17">
      <w:pPr>
        <w:pStyle w:val="afd"/>
        <w:ind w:left="840" w:firstLine="420"/>
      </w:pPr>
      <w:r>
        <w:rPr>
          <w:rFonts w:hint="eastAsia"/>
        </w:rPr>
        <w:t>客服人员要求客户当面在终端上签字及按指纹，客户处理完毕后点击下一步。</w:t>
      </w:r>
    </w:p>
    <w:p w:rsidR="00D20375" w:rsidRDefault="001F1906" w:rsidP="00D20375">
      <w:pPr>
        <w:pStyle w:val="afd"/>
        <w:ind w:firstLine="420"/>
      </w:pPr>
      <w:r>
        <w:rPr>
          <w:rFonts w:hint="eastAsia"/>
        </w:rPr>
        <w:t>10</w:t>
      </w:r>
      <w:r w:rsidR="00D20375">
        <w:rPr>
          <w:rFonts w:hint="eastAsia"/>
        </w:rPr>
        <w:t xml:space="preserve">. </w:t>
      </w:r>
      <w:r w:rsidR="005F5C03">
        <w:rPr>
          <w:rFonts w:hint="eastAsia"/>
        </w:rPr>
        <w:tab/>
      </w:r>
      <w:r w:rsidR="00D20375">
        <w:rPr>
          <w:rFonts w:hint="eastAsia"/>
        </w:rPr>
        <w:t>客服审核</w:t>
      </w:r>
    </w:p>
    <w:p w:rsidR="00D20375" w:rsidRDefault="00DD1099" w:rsidP="005F5C03">
      <w:pPr>
        <w:pStyle w:val="afd"/>
        <w:ind w:left="840" w:firstLine="420"/>
      </w:pPr>
      <w:r>
        <w:rPr>
          <w:rFonts w:hint="eastAsia"/>
        </w:rPr>
        <w:t>客服人员对客户提交的信息内容进行审核，审核通过后提交后台进行风险评估</w:t>
      </w:r>
      <w:r w:rsidR="00D20375">
        <w:rPr>
          <w:rFonts w:hint="eastAsia"/>
        </w:rPr>
        <w:t>处理，审核不通过则驳回到信息提交界面，由客户修改后再次提交。</w:t>
      </w:r>
    </w:p>
    <w:p w:rsidR="00D20375" w:rsidRDefault="00D20375" w:rsidP="00D20375">
      <w:pPr>
        <w:pStyle w:val="afd"/>
        <w:ind w:firstLine="420"/>
      </w:pPr>
      <w:r>
        <w:rPr>
          <w:rFonts w:hint="eastAsia"/>
        </w:rPr>
        <w:lastRenderedPageBreak/>
        <w:t>1</w:t>
      </w:r>
      <w:r w:rsidR="001F1906">
        <w:rPr>
          <w:rFonts w:hint="eastAsia"/>
        </w:rPr>
        <w:t>1</w:t>
      </w:r>
      <w:r>
        <w:rPr>
          <w:rFonts w:hint="eastAsia"/>
        </w:rPr>
        <w:t xml:space="preserve">. </w:t>
      </w:r>
      <w:r>
        <w:rPr>
          <w:rFonts w:hint="eastAsia"/>
        </w:rPr>
        <w:t>打印凭条</w:t>
      </w:r>
    </w:p>
    <w:p w:rsidR="00D20375" w:rsidRDefault="00FA4A9B" w:rsidP="00645AE9">
      <w:pPr>
        <w:pStyle w:val="afd"/>
        <w:ind w:firstLine="420"/>
      </w:pPr>
      <w:r>
        <w:rPr>
          <w:rFonts w:hint="eastAsia"/>
        </w:rPr>
        <w:tab/>
      </w:r>
      <w:r w:rsidR="00645AE9">
        <w:rPr>
          <w:rFonts w:hint="eastAsia"/>
        </w:rPr>
        <w:tab/>
      </w:r>
      <w:r w:rsidR="00D20375">
        <w:rPr>
          <w:rFonts w:hint="eastAsia"/>
        </w:rPr>
        <w:t>打印客户</w:t>
      </w:r>
      <w:r w:rsidR="00277548">
        <w:rPr>
          <w:rFonts w:hint="eastAsia"/>
        </w:rPr>
        <w:t>风险评估</w:t>
      </w:r>
      <w:r w:rsidR="00D20375">
        <w:rPr>
          <w:rFonts w:hint="eastAsia"/>
        </w:rPr>
        <w:t>凭条。</w:t>
      </w:r>
    </w:p>
    <w:p w:rsidR="00B1442D" w:rsidRDefault="00162A2A" w:rsidP="001936A2">
      <w:pPr>
        <w:pStyle w:val="afd"/>
        <w:ind w:firstLineChars="0"/>
      </w:pPr>
      <w:r>
        <w:rPr>
          <w:rFonts w:hint="eastAsia"/>
        </w:rPr>
        <w:tab/>
        <w:t>12.</w:t>
      </w:r>
      <w:r>
        <w:rPr>
          <w:rFonts w:hint="eastAsia"/>
        </w:rPr>
        <w:tab/>
      </w:r>
      <w:r w:rsidR="00B1442D">
        <w:rPr>
          <w:rFonts w:hint="eastAsia"/>
        </w:rPr>
        <w:t>判断客户是否做过风险评估</w:t>
      </w:r>
    </w:p>
    <w:p w:rsidR="00B1442D" w:rsidRPr="00B1442D" w:rsidRDefault="00B1442D" w:rsidP="00B1442D">
      <w:pPr>
        <w:pStyle w:val="afd"/>
        <w:ind w:left="840" w:firstLineChars="0" w:firstLine="425"/>
      </w:pPr>
      <w:r>
        <w:rPr>
          <w:rFonts w:hint="eastAsia"/>
        </w:rPr>
        <w:t>后台判断客户是否做过风险评估，如果未做过，则提示必须先</w:t>
      </w:r>
      <w:proofErr w:type="gramStart"/>
      <w:r>
        <w:rPr>
          <w:rFonts w:hint="eastAsia"/>
        </w:rPr>
        <w:t>做风</w:t>
      </w:r>
      <w:proofErr w:type="gramEnd"/>
      <w:r>
        <w:rPr>
          <w:rFonts w:hint="eastAsia"/>
        </w:rPr>
        <w:t>险评估，现在是否开始。如果客户选择是，则进入</w:t>
      </w:r>
      <w:r>
        <w:rPr>
          <w:rFonts w:hint="eastAsia"/>
        </w:rPr>
        <w:t>5.</w:t>
      </w:r>
      <w:r>
        <w:rPr>
          <w:rFonts w:hint="eastAsia"/>
        </w:rPr>
        <w:t>如果客户选择否，则退出返回主界面。</w:t>
      </w:r>
    </w:p>
    <w:p w:rsidR="001936A2" w:rsidRDefault="00B1442D" w:rsidP="00B1442D">
      <w:pPr>
        <w:pStyle w:val="afd"/>
        <w:ind w:firstLineChars="0" w:firstLine="420"/>
      </w:pPr>
      <w:r>
        <w:rPr>
          <w:rFonts w:hint="eastAsia"/>
        </w:rPr>
        <w:t xml:space="preserve">13. </w:t>
      </w:r>
      <w:r w:rsidR="001936A2">
        <w:rPr>
          <w:rFonts w:hint="eastAsia"/>
        </w:rPr>
        <w:t>阅读理财签约协议及条款</w:t>
      </w:r>
    </w:p>
    <w:p w:rsidR="006F423C" w:rsidRDefault="001936A2" w:rsidP="001936A2">
      <w:pPr>
        <w:pStyle w:val="afd"/>
        <w:ind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客户阅读理财签约协议及条款，确认后进入下一步。</w:t>
      </w:r>
    </w:p>
    <w:p w:rsidR="001936A2" w:rsidRDefault="006F423C" w:rsidP="001936A2">
      <w:pPr>
        <w:pStyle w:val="afd"/>
        <w:ind w:firstLineChars="0"/>
      </w:pPr>
      <w:r>
        <w:rPr>
          <w:rFonts w:hint="eastAsia"/>
        </w:rPr>
        <w:tab/>
      </w:r>
      <w:r w:rsidR="00BF3B30">
        <w:rPr>
          <w:rFonts w:hint="eastAsia"/>
        </w:rPr>
        <w:t>1</w:t>
      </w:r>
      <w:r w:rsidR="00827896">
        <w:rPr>
          <w:rFonts w:hint="eastAsia"/>
        </w:rPr>
        <w:t>4</w:t>
      </w:r>
      <w:r w:rsidR="00BF3B30">
        <w:rPr>
          <w:rFonts w:hint="eastAsia"/>
        </w:rPr>
        <w:t>.</w:t>
      </w:r>
      <w:r w:rsidR="00BF3B30">
        <w:rPr>
          <w:rFonts w:hint="eastAsia"/>
        </w:rPr>
        <w:tab/>
      </w:r>
      <w:r w:rsidR="001936A2">
        <w:rPr>
          <w:rFonts w:hint="eastAsia"/>
        </w:rPr>
        <w:t>填写申请信息</w:t>
      </w:r>
    </w:p>
    <w:p w:rsidR="00EC2303" w:rsidRDefault="001936A2" w:rsidP="001936A2">
      <w:pPr>
        <w:pStyle w:val="afd"/>
        <w:ind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客户填写申请信息，进行下一步。</w:t>
      </w:r>
    </w:p>
    <w:p w:rsidR="00C70167" w:rsidRDefault="00E712BB" w:rsidP="00C70167">
      <w:pPr>
        <w:pStyle w:val="afd"/>
        <w:ind w:firstLine="420"/>
      </w:pPr>
      <w:r>
        <w:rPr>
          <w:rFonts w:hint="eastAsia"/>
        </w:rPr>
        <w:t>1</w:t>
      </w:r>
      <w:r w:rsidR="00827896">
        <w:rPr>
          <w:rFonts w:hint="eastAsia"/>
        </w:rPr>
        <w:t>5</w:t>
      </w:r>
      <w:r>
        <w:rPr>
          <w:rFonts w:hint="eastAsia"/>
        </w:rPr>
        <w:t>.</w:t>
      </w:r>
      <w:r w:rsidR="00A56668">
        <w:rPr>
          <w:rFonts w:hint="eastAsia"/>
        </w:rPr>
        <w:tab/>
      </w:r>
      <w:r w:rsidR="00C70167">
        <w:rPr>
          <w:rFonts w:hint="eastAsia"/>
        </w:rPr>
        <w:t>连接客服</w:t>
      </w:r>
    </w:p>
    <w:p w:rsidR="00C70167" w:rsidRDefault="00C70167" w:rsidP="00C70167">
      <w:pPr>
        <w:pStyle w:val="afd"/>
        <w:ind w:left="840" w:firstLine="420"/>
      </w:pPr>
      <w:r>
        <w:rPr>
          <w:rFonts w:hint="eastAsia"/>
        </w:rPr>
        <w:t>终端显示客服连接中信息，如果当前没有客服空闲，则显示排队信息及倒计时。客服连接后，需要客服确认客户是否本人，以及拍照、监督客户签字等。</w:t>
      </w:r>
    </w:p>
    <w:p w:rsidR="00C70167" w:rsidRDefault="00C70167" w:rsidP="00C70167">
      <w:pPr>
        <w:pStyle w:val="afd"/>
        <w:ind w:firstLine="420"/>
      </w:pPr>
      <w:r>
        <w:rPr>
          <w:rFonts w:hint="eastAsia"/>
        </w:rPr>
        <w:t>1</w:t>
      </w:r>
      <w:r w:rsidR="00827896">
        <w:rPr>
          <w:rFonts w:hint="eastAsia"/>
        </w:rPr>
        <w:t>6</w:t>
      </w:r>
      <w:r>
        <w:rPr>
          <w:rFonts w:hint="eastAsia"/>
        </w:rPr>
        <w:tab/>
      </w:r>
      <w:r>
        <w:rPr>
          <w:rFonts w:hint="eastAsia"/>
        </w:rPr>
        <w:t>拍照</w:t>
      </w:r>
    </w:p>
    <w:p w:rsidR="00E712BB" w:rsidRDefault="00C70167" w:rsidP="009574C1">
      <w:pPr>
        <w:pStyle w:val="afd"/>
        <w:ind w:left="840" w:firstLineChars="0" w:firstLine="420"/>
      </w:pPr>
      <w:r>
        <w:rPr>
          <w:rFonts w:hint="eastAsia"/>
        </w:rPr>
        <w:t>拍照功能</w:t>
      </w:r>
      <w:proofErr w:type="gramStart"/>
      <w:r>
        <w:rPr>
          <w:rFonts w:hint="eastAsia"/>
        </w:rPr>
        <w:t>是由客服人</w:t>
      </w:r>
      <w:proofErr w:type="gramEnd"/>
      <w:r>
        <w:rPr>
          <w:rFonts w:hint="eastAsia"/>
        </w:rPr>
        <w:t>员进行操作的，坐席可以对拍的照片进行重拍，也可以直接取消拍照。拍照后后台自动留存拍照信息。</w:t>
      </w:r>
    </w:p>
    <w:p w:rsidR="00F47889" w:rsidRDefault="00A5340F" w:rsidP="00A5340F">
      <w:pPr>
        <w:pStyle w:val="afd"/>
        <w:ind w:firstLineChars="0"/>
        <w:rPr>
          <w:ins w:id="175" w:author="User" w:date="2016-09-05T16:04:00Z"/>
          <w:rFonts w:hint="eastAsia"/>
        </w:rPr>
      </w:pPr>
      <w:r>
        <w:rPr>
          <w:rFonts w:hint="eastAsia"/>
        </w:rPr>
        <w:tab/>
        <w:t>1</w:t>
      </w:r>
      <w:r w:rsidR="00827896">
        <w:rPr>
          <w:rFonts w:hint="eastAsia"/>
        </w:rPr>
        <w:t>7</w:t>
      </w:r>
      <w:r>
        <w:rPr>
          <w:rFonts w:hint="eastAsia"/>
        </w:rPr>
        <w:t>.</w:t>
      </w:r>
      <w:r>
        <w:rPr>
          <w:rFonts w:hint="eastAsia"/>
        </w:rPr>
        <w:tab/>
      </w:r>
      <w:ins w:id="176" w:author="User" w:date="2016-09-05T16:04:00Z">
        <w:r w:rsidR="00F47889">
          <w:rPr>
            <w:rFonts w:hint="eastAsia"/>
          </w:rPr>
          <w:t>客户答题</w:t>
        </w:r>
      </w:ins>
    </w:p>
    <w:p w:rsidR="00A5340F" w:rsidDel="00F47889" w:rsidRDefault="00F47889" w:rsidP="00F47889">
      <w:pPr>
        <w:pStyle w:val="afd"/>
        <w:ind w:firstLineChars="0"/>
        <w:rPr>
          <w:del w:id="177" w:author="User" w:date="2016-09-05T16:05:00Z"/>
        </w:rPr>
      </w:pPr>
      <w:ins w:id="178" w:author="User" w:date="2016-09-05T16:05:00Z">
        <w:r>
          <w:rPr>
            <w:rFonts w:hint="eastAsia"/>
          </w:rPr>
          <w:tab/>
        </w:r>
        <w:r>
          <w:rPr>
            <w:rFonts w:hint="eastAsia"/>
          </w:rPr>
          <w:tab/>
        </w:r>
        <w:r>
          <w:rPr>
            <w:rFonts w:hint="eastAsia"/>
          </w:rPr>
          <w:tab/>
        </w:r>
        <w:r>
          <w:rPr>
            <w:rFonts w:hint="eastAsia"/>
          </w:rPr>
          <w:t>客户根据风险评估题目进行答题，</w:t>
        </w:r>
      </w:ins>
      <w:del w:id="179" w:author="User" w:date="2016-09-05T16:05:00Z">
        <w:r w:rsidR="00F763A4" w:rsidDel="00F47889">
          <w:rPr>
            <w:rFonts w:hint="eastAsia"/>
          </w:rPr>
          <w:delText>确认理财签约</w:delText>
        </w:r>
      </w:del>
    </w:p>
    <w:p w:rsidR="00F763A4" w:rsidRDefault="00F763A4" w:rsidP="00A5340F">
      <w:pPr>
        <w:pStyle w:val="afd"/>
        <w:ind w:firstLineChars="0"/>
      </w:pPr>
      <w:del w:id="180" w:author="User" w:date="2016-09-05T16:05:00Z">
        <w:r w:rsidDel="00F47889">
          <w:rPr>
            <w:rFonts w:hint="eastAsia"/>
          </w:rPr>
          <w:tab/>
        </w:r>
        <w:r w:rsidDel="00F47889">
          <w:rPr>
            <w:rFonts w:hint="eastAsia"/>
          </w:rPr>
          <w:tab/>
        </w:r>
        <w:r w:rsidDel="00F47889">
          <w:rPr>
            <w:rFonts w:hint="eastAsia"/>
          </w:rPr>
          <w:tab/>
        </w:r>
        <w:r w:rsidDel="00F47889">
          <w:rPr>
            <w:rFonts w:hint="eastAsia"/>
          </w:rPr>
          <w:delText>客户确认信息无误，</w:delText>
        </w:r>
      </w:del>
      <w:r>
        <w:rPr>
          <w:rFonts w:hint="eastAsia"/>
        </w:rPr>
        <w:t>签字及指纹验证后提交。</w:t>
      </w:r>
    </w:p>
    <w:p w:rsidR="0048286A" w:rsidRDefault="0048286A" w:rsidP="0048286A">
      <w:pPr>
        <w:pStyle w:val="afd"/>
        <w:ind w:firstLine="420"/>
      </w:pPr>
      <w:r>
        <w:rPr>
          <w:rFonts w:hint="eastAsia"/>
        </w:rPr>
        <w:t>1</w:t>
      </w:r>
      <w:r w:rsidR="00827896">
        <w:rPr>
          <w:rFonts w:hint="eastAsia"/>
        </w:rPr>
        <w:t>8</w:t>
      </w:r>
      <w:r>
        <w:rPr>
          <w:rFonts w:hint="eastAsia"/>
        </w:rPr>
        <w:t>.</w:t>
      </w:r>
      <w:r>
        <w:rPr>
          <w:rFonts w:hint="eastAsia"/>
        </w:rPr>
        <w:tab/>
      </w:r>
      <w:r>
        <w:rPr>
          <w:rFonts w:hint="eastAsia"/>
        </w:rPr>
        <w:t>客服审核</w:t>
      </w:r>
    </w:p>
    <w:p w:rsidR="0048286A" w:rsidRDefault="001830F1" w:rsidP="0048286A">
      <w:pPr>
        <w:pStyle w:val="afd"/>
        <w:ind w:left="840" w:firstLineChars="0" w:firstLine="420"/>
      </w:pPr>
      <w:r>
        <w:rPr>
          <w:rFonts w:hint="eastAsia"/>
        </w:rPr>
        <w:t>客服人员对客户提交的信息内容进行审核，审核通过后提交后台进行签约</w:t>
      </w:r>
      <w:r w:rsidR="0048286A">
        <w:rPr>
          <w:rFonts w:hint="eastAsia"/>
        </w:rPr>
        <w:t>处理，审核不通过则驳回到信息提交界面，由客户修改后再次提交。</w:t>
      </w:r>
    </w:p>
    <w:p w:rsidR="00127ED3" w:rsidRDefault="00127ED3" w:rsidP="00127ED3">
      <w:pPr>
        <w:pStyle w:val="afd"/>
        <w:ind w:firstLineChars="0"/>
      </w:pPr>
      <w:r>
        <w:rPr>
          <w:rFonts w:hint="eastAsia"/>
        </w:rPr>
        <w:tab/>
        <w:t>1</w:t>
      </w:r>
      <w:r w:rsidR="00827896">
        <w:rPr>
          <w:rFonts w:hint="eastAsia"/>
        </w:rPr>
        <w:t>9</w:t>
      </w:r>
      <w:r>
        <w:rPr>
          <w:rFonts w:hint="eastAsia"/>
        </w:rPr>
        <w:t>.</w:t>
      </w:r>
      <w:r>
        <w:rPr>
          <w:rFonts w:hint="eastAsia"/>
        </w:rPr>
        <w:tab/>
      </w:r>
      <w:ins w:id="181" w:author="User" w:date="2016-09-05T16:06:00Z">
        <w:r w:rsidR="00EC5DEF">
          <w:rPr>
            <w:rFonts w:hint="eastAsia"/>
          </w:rPr>
          <w:t>风险评估结果及</w:t>
        </w:r>
      </w:ins>
      <w:r w:rsidR="000536D0">
        <w:rPr>
          <w:rFonts w:hint="eastAsia"/>
        </w:rPr>
        <w:t>理财签约</w:t>
      </w:r>
    </w:p>
    <w:p w:rsidR="000536D0" w:rsidRDefault="006C4D80" w:rsidP="00A038A6">
      <w:pPr>
        <w:pStyle w:val="afd"/>
        <w:ind w:left="840" w:firstLineChars="0" w:firstLine="425"/>
      </w:pPr>
      <w:r>
        <w:rPr>
          <w:rFonts w:hint="eastAsia"/>
        </w:rPr>
        <w:t>将客户提交的信息提交理财平台，进行理财签约，并提示客户签约成功</w:t>
      </w:r>
      <w:ins w:id="182" w:author="User" w:date="2016-09-05T16:06:00Z">
        <w:r w:rsidR="00EC5DEF">
          <w:rPr>
            <w:rFonts w:hint="eastAsia"/>
          </w:rPr>
          <w:t>，</w:t>
        </w:r>
        <w:r w:rsidR="00EC5DEF">
          <w:rPr>
            <w:rFonts w:hint="eastAsia"/>
          </w:rPr>
          <w:t>界面显示风险评估得分及类型</w:t>
        </w:r>
      </w:ins>
      <w:r>
        <w:rPr>
          <w:rFonts w:hint="eastAsia"/>
        </w:rPr>
        <w:t>。签约失败则给客户相应提示，并退出到主界面。</w:t>
      </w:r>
    </w:p>
    <w:p w:rsidR="000B62E8" w:rsidRDefault="000B62E8" w:rsidP="000B62E8">
      <w:pPr>
        <w:pStyle w:val="afd"/>
        <w:ind w:firstLineChars="0"/>
      </w:pPr>
      <w:r>
        <w:rPr>
          <w:rFonts w:hint="eastAsia"/>
        </w:rPr>
        <w:tab/>
      </w:r>
      <w:r w:rsidR="00827896">
        <w:rPr>
          <w:rFonts w:hint="eastAsia"/>
        </w:rPr>
        <w:t>20</w:t>
      </w:r>
      <w:r>
        <w:rPr>
          <w:rFonts w:hint="eastAsia"/>
        </w:rPr>
        <w:t>.</w:t>
      </w:r>
      <w:r>
        <w:rPr>
          <w:rFonts w:hint="eastAsia"/>
        </w:rPr>
        <w:tab/>
      </w:r>
      <w:r w:rsidR="00311E7B">
        <w:rPr>
          <w:rFonts w:hint="eastAsia"/>
        </w:rPr>
        <w:t>打印凭条</w:t>
      </w:r>
    </w:p>
    <w:p w:rsidR="00311E7B" w:rsidRPr="000B62E8" w:rsidRDefault="00311E7B" w:rsidP="000B62E8">
      <w:pPr>
        <w:pStyle w:val="afd"/>
        <w:ind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打印客户签约办理凭条。</w:t>
      </w:r>
    </w:p>
    <w:p w:rsidR="00BF3B30" w:rsidRPr="006F423C" w:rsidRDefault="00BF3B30" w:rsidP="00162A2A">
      <w:pPr>
        <w:pStyle w:val="afd"/>
        <w:ind w:firstLineChars="0"/>
      </w:pPr>
    </w:p>
    <w:p w:rsidR="00185191" w:rsidRDefault="00185191" w:rsidP="00185191">
      <w:pPr>
        <w:pStyle w:val="4"/>
        <w:numPr>
          <w:ilvl w:val="3"/>
          <w:numId w:val="4"/>
        </w:numPr>
      </w:pPr>
      <w:r>
        <w:rPr>
          <w:rFonts w:hint="eastAsia"/>
        </w:rPr>
        <w:t>界面元素</w:t>
      </w:r>
    </w:p>
    <w:p w:rsidR="007168AD" w:rsidRPr="00F12C03" w:rsidRDefault="007168AD" w:rsidP="00F12C03">
      <w:pPr>
        <w:rPr>
          <w:b/>
        </w:rPr>
      </w:pPr>
      <w:r w:rsidRPr="00F12C03">
        <w:rPr>
          <w:rFonts w:hint="eastAsia"/>
          <w:b/>
        </w:rPr>
        <w:t>理财签约：</w:t>
      </w:r>
    </w:p>
    <w:tbl>
      <w:tblPr>
        <w:tblW w:w="10320" w:type="dxa"/>
        <w:tblInd w:w="93" w:type="dxa"/>
        <w:tblLook w:val="04A0" w:firstRow="1" w:lastRow="0" w:firstColumn="1" w:lastColumn="0" w:noHBand="0" w:noVBand="1"/>
      </w:tblPr>
      <w:tblGrid>
        <w:gridCol w:w="2540"/>
        <w:gridCol w:w="1161"/>
        <w:gridCol w:w="2739"/>
        <w:gridCol w:w="3880"/>
      </w:tblGrid>
      <w:tr w:rsidR="009874E7" w:rsidRPr="009874E7" w:rsidTr="008631F6">
        <w:trPr>
          <w:trHeight w:val="270"/>
        </w:trPr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center"/>
              <w:rPr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b/>
                <w:bCs/>
                <w:color w:val="000000"/>
                <w:sz w:val="22"/>
                <w:szCs w:val="22"/>
              </w:rPr>
              <w:lastRenderedPageBreak/>
              <w:t>界面元素</w:t>
            </w:r>
          </w:p>
        </w:tc>
        <w:tc>
          <w:tcPr>
            <w:tcW w:w="11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center"/>
              <w:rPr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b/>
                <w:bCs/>
                <w:color w:val="000000"/>
                <w:sz w:val="22"/>
                <w:szCs w:val="22"/>
              </w:rPr>
              <w:t>是否必输</w:t>
            </w:r>
          </w:p>
        </w:tc>
        <w:tc>
          <w:tcPr>
            <w:tcW w:w="2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center"/>
              <w:rPr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b/>
                <w:bCs/>
                <w:color w:val="000000"/>
                <w:sz w:val="22"/>
                <w:szCs w:val="22"/>
              </w:rPr>
              <w:t>说明</w:t>
            </w:r>
          </w:p>
        </w:tc>
        <w:tc>
          <w:tcPr>
            <w:tcW w:w="3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center"/>
              <w:rPr>
                <w:rFonts w:ascii="宋体" w:hAnsi="宋体" w:cs="宋体"/>
                <w:b/>
                <w:bCs/>
                <w:color w:val="000000"/>
                <w:sz w:val="22"/>
                <w:szCs w:val="22"/>
                <w:highlight w:val="yellow"/>
              </w:rPr>
            </w:pPr>
            <w:r w:rsidRPr="009874E7">
              <w:rPr>
                <w:rFonts w:ascii="宋体" w:hAnsi="宋体" w:cs="宋体" w:hint="eastAsia"/>
                <w:b/>
                <w:bCs/>
                <w:color w:val="000000"/>
                <w:sz w:val="22"/>
                <w:szCs w:val="22"/>
                <w:highlight w:val="yellow"/>
              </w:rPr>
              <w:t>待确认内容</w:t>
            </w:r>
          </w:p>
        </w:tc>
      </w:tr>
      <w:tr w:rsidR="009874E7" w:rsidRPr="009874E7" w:rsidTr="008631F6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>刷卡方式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>默认此卡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隐藏</w:t>
            </w:r>
          </w:p>
        </w:tc>
      </w:tr>
      <w:tr w:rsidR="009874E7" w:rsidRPr="009874E7" w:rsidTr="008631F6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>银行账号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>刷卡获得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9874E7" w:rsidRPr="009874E7" w:rsidTr="008631F6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>交易密码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客户输入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9874E7" w:rsidRPr="009874E7" w:rsidTr="008631F6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>证件类型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>刷身份证获得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9874E7" w:rsidRPr="009874E7" w:rsidTr="008631F6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>证件号码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>刷身份证获得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9874E7" w:rsidRPr="009874E7" w:rsidTr="008631F6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客户姓名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>刷身份证获得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9874E7" w:rsidRPr="009874E7" w:rsidTr="008631F6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>出生日期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客户输入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9874E7" w:rsidRPr="009874E7" w:rsidTr="008631F6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>性别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>刷身份证获得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9874E7" w:rsidRPr="009874E7" w:rsidTr="008631F6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>通讯地址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客户输入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9874E7" w:rsidRPr="009874E7" w:rsidTr="008631F6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客户组别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>默认个人客户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隐藏</w:t>
            </w:r>
          </w:p>
        </w:tc>
      </w:tr>
      <w:tr w:rsidR="009874E7" w:rsidRPr="009874E7" w:rsidTr="008631F6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>邮政编码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客户输入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9874E7" w:rsidRPr="009874E7" w:rsidTr="008631F6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>电话号码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9874E7" w:rsidRPr="009874E7" w:rsidTr="008631F6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>传真号码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9874E7" w:rsidRPr="009874E7" w:rsidTr="008631F6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>手机号码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客户输入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9874E7" w:rsidRPr="009874E7" w:rsidTr="008631F6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>EMAIL地址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9874E7" w:rsidRPr="009874E7" w:rsidTr="008631F6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客户经理编号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客户可选输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9874E7" w:rsidRPr="009874E7" w:rsidTr="008631F6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客户风险等级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</w:rPr>
              <w:t>系统自动关联，不可修改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4E7" w:rsidRPr="009874E7" w:rsidRDefault="009874E7" w:rsidP="009874E7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9874E7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</w:tbl>
    <w:p w:rsidR="002848D1" w:rsidRPr="009874E7" w:rsidRDefault="002848D1" w:rsidP="00A4377D">
      <w:pPr>
        <w:ind w:left="420"/>
      </w:pPr>
    </w:p>
    <w:p w:rsidR="002848D1" w:rsidRDefault="002848D1" w:rsidP="003514EA"/>
    <w:p w:rsidR="002848D1" w:rsidRPr="00A4377D" w:rsidRDefault="002848D1" w:rsidP="00A4377D">
      <w:pPr>
        <w:ind w:left="420"/>
      </w:pPr>
    </w:p>
    <w:p w:rsidR="00185191" w:rsidRDefault="00185191" w:rsidP="00185191">
      <w:pPr>
        <w:pStyle w:val="4"/>
        <w:numPr>
          <w:ilvl w:val="3"/>
          <w:numId w:val="4"/>
        </w:numPr>
      </w:pPr>
      <w:r>
        <w:rPr>
          <w:rFonts w:hint="eastAsia"/>
        </w:rPr>
        <w:t>业务规则</w:t>
      </w:r>
    </w:p>
    <w:p w:rsidR="00692F5A" w:rsidRDefault="00692F5A" w:rsidP="00692F5A">
      <w:pPr>
        <w:pStyle w:val="afd"/>
        <w:ind w:firstLine="420"/>
      </w:pPr>
      <w:r>
        <w:rPr>
          <w:rFonts w:hint="eastAsia"/>
        </w:rPr>
        <w:t xml:space="preserve">1.   </w:t>
      </w:r>
      <w:r w:rsidR="00294641">
        <w:rPr>
          <w:rFonts w:hint="eastAsia"/>
        </w:rPr>
        <w:t>风险评估及理财签约</w:t>
      </w:r>
      <w:r>
        <w:rPr>
          <w:rFonts w:hint="eastAsia"/>
        </w:rPr>
        <w:t>必须本人在场，</w:t>
      </w:r>
      <w:proofErr w:type="gramStart"/>
      <w:r>
        <w:rPr>
          <w:rFonts w:hint="eastAsia"/>
        </w:rPr>
        <w:t>并且由客服人</w:t>
      </w:r>
      <w:proofErr w:type="gramEnd"/>
      <w:r>
        <w:rPr>
          <w:rFonts w:hint="eastAsia"/>
        </w:rPr>
        <w:t>员进行身份核实及拍照。</w:t>
      </w:r>
    </w:p>
    <w:p w:rsidR="00F1251B" w:rsidRDefault="00692F5A" w:rsidP="00D20375">
      <w:pPr>
        <w:pStyle w:val="afd"/>
        <w:ind w:firstLine="420"/>
      </w:pPr>
      <w:r>
        <w:rPr>
          <w:rFonts w:hint="eastAsia"/>
        </w:rPr>
        <w:t xml:space="preserve">2.   </w:t>
      </w:r>
      <w:r>
        <w:rPr>
          <w:rFonts w:hint="eastAsia"/>
        </w:rPr>
        <w:t>客户必须在客服的监督下签字、按指纹。</w:t>
      </w:r>
    </w:p>
    <w:p w:rsidR="00AC041C" w:rsidRPr="00F1251B" w:rsidRDefault="00AC041C" w:rsidP="00D20375">
      <w:pPr>
        <w:pStyle w:val="afd"/>
        <w:ind w:firstLine="420"/>
      </w:pPr>
    </w:p>
    <w:p w:rsidR="00185191" w:rsidRDefault="00E233AB" w:rsidP="00E233AB">
      <w:pPr>
        <w:pStyle w:val="3"/>
      </w:pPr>
      <w:bookmarkStart w:id="183" w:name="_Toc460229192"/>
      <w:r w:rsidRPr="00E233AB">
        <w:rPr>
          <w:rFonts w:hint="eastAsia"/>
        </w:rPr>
        <w:t>USBKey</w:t>
      </w:r>
      <w:r w:rsidRPr="00E233AB">
        <w:rPr>
          <w:rFonts w:hint="eastAsia"/>
        </w:rPr>
        <w:t>申请</w:t>
      </w:r>
      <w:bookmarkEnd w:id="183"/>
    </w:p>
    <w:p w:rsidR="00185191" w:rsidRDefault="00185191" w:rsidP="00185191">
      <w:pPr>
        <w:pStyle w:val="43"/>
        <w:keepNext/>
        <w:keepLines/>
        <w:numPr>
          <w:ilvl w:val="2"/>
          <w:numId w:val="4"/>
        </w:numPr>
        <w:tabs>
          <w:tab w:val="left" w:pos="432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185191" w:rsidRDefault="00185191" w:rsidP="00185191">
      <w:pPr>
        <w:pStyle w:val="4"/>
        <w:numPr>
          <w:ilvl w:val="3"/>
          <w:numId w:val="4"/>
        </w:numPr>
      </w:pPr>
      <w:r>
        <w:rPr>
          <w:rFonts w:hint="eastAsia"/>
        </w:rPr>
        <w:t>功能描述</w:t>
      </w:r>
    </w:p>
    <w:p w:rsidR="00C85BC1" w:rsidRPr="00C85BC1" w:rsidRDefault="00C85BC1" w:rsidP="00E53495">
      <w:pPr>
        <w:pStyle w:val="afd"/>
        <w:ind w:firstLine="420"/>
      </w:pPr>
      <w:r w:rsidRPr="00C85BC1">
        <w:rPr>
          <w:rFonts w:hint="eastAsia"/>
        </w:rPr>
        <w:t>为满足普惠网点的业务需求，解决客户领用鉴权工具实现大额转账的问题，需在</w:t>
      </w:r>
      <w:r w:rsidRPr="00C85BC1">
        <w:rPr>
          <w:rFonts w:hint="eastAsia"/>
        </w:rPr>
        <w:t>VTM</w:t>
      </w:r>
      <w:r w:rsidRPr="00C85BC1">
        <w:rPr>
          <w:rFonts w:hint="eastAsia"/>
        </w:rPr>
        <w:t>上新增</w:t>
      </w:r>
      <w:r w:rsidRPr="00C85BC1">
        <w:rPr>
          <w:rFonts w:hint="eastAsia"/>
        </w:rPr>
        <w:t>USBKEY</w:t>
      </w:r>
      <w:r w:rsidRPr="00C85BC1">
        <w:rPr>
          <w:rFonts w:hint="eastAsia"/>
        </w:rPr>
        <w:t>领用的功能。</w:t>
      </w:r>
    </w:p>
    <w:p w:rsidR="00185191" w:rsidRDefault="00185191" w:rsidP="00185191">
      <w:pPr>
        <w:pStyle w:val="4"/>
        <w:numPr>
          <w:ilvl w:val="3"/>
          <w:numId w:val="4"/>
        </w:numPr>
      </w:pPr>
      <w:r>
        <w:rPr>
          <w:rFonts w:hint="eastAsia"/>
        </w:rPr>
        <w:lastRenderedPageBreak/>
        <w:t>业务流程</w:t>
      </w:r>
    </w:p>
    <w:p w:rsidR="00E4654F" w:rsidRPr="00E4654F" w:rsidRDefault="00DC518E" w:rsidP="00E4654F">
      <w:pPr>
        <w:jc w:val="center"/>
      </w:pPr>
      <w:r>
        <w:object w:dxaOrig="12421" w:dyaOrig="29896">
          <v:shape id="_x0000_i1034" type="#_x0000_t75" style="width:289.5pt;height:696.5pt" o:ole="">
            <v:imagedata r:id="rId28" o:title=""/>
          </v:shape>
          <o:OLEObject Type="Embed" ProgID="Visio.Drawing.15" ShapeID="_x0000_i1034" DrawAspect="Content" ObjectID="_1534597189" r:id="rId29"/>
        </w:object>
      </w:r>
    </w:p>
    <w:p w:rsidR="005067B7" w:rsidRDefault="005067B7" w:rsidP="000C4871"/>
    <w:p w:rsidR="0070679B" w:rsidRDefault="000C4871" w:rsidP="000C4871">
      <w:pPr>
        <w:pStyle w:val="afd"/>
        <w:ind w:firstLine="420"/>
      </w:pPr>
      <w:r>
        <w:rPr>
          <w:rFonts w:hint="eastAsia"/>
        </w:rPr>
        <w:t>1.</w:t>
      </w:r>
      <w:r>
        <w:rPr>
          <w:rFonts w:hint="eastAsia"/>
        </w:rPr>
        <w:tab/>
      </w:r>
      <w:r w:rsidR="0070679B">
        <w:rPr>
          <w:rFonts w:hint="eastAsia"/>
        </w:rPr>
        <w:t>检查</w:t>
      </w:r>
      <w:r w:rsidR="0070679B">
        <w:rPr>
          <w:rFonts w:hint="eastAsia"/>
        </w:rPr>
        <w:t>USBKey</w:t>
      </w:r>
      <w:r w:rsidR="0070679B">
        <w:rPr>
          <w:rFonts w:hint="eastAsia"/>
        </w:rPr>
        <w:t>数量</w:t>
      </w:r>
      <w:r w:rsidR="0070679B">
        <w:rPr>
          <w:rFonts w:hint="eastAsia"/>
        </w:rPr>
        <w:t>.</w:t>
      </w:r>
    </w:p>
    <w:p w:rsidR="0070679B" w:rsidRDefault="0070679B" w:rsidP="000C4871">
      <w:pPr>
        <w:pStyle w:val="afd"/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系统检查</w:t>
      </w:r>
      <w:r>
        <w:rPr>
          <w:rFonts w:hint="eastAsia"/>
        </w:rPr>
        <w:t>key</w:t>
      </w:r>
      <w:r>
        <w:rPr>
          <w:rFonts w:hint="eastAsia"/>
        </w:rPr>
        <w:t>的数量，如果没有</w:t>
      </w:r>
      <w:r>
        <w:rPr>
          <w:rFonts w:hint="eastAsia"/>
        </w:rPr>
        <w:t>key</w:t>
      </w:r>
      <w:r>
        <w:rPr>
          <w:rFonts w:hint="eastAsia"/>
        </w:rPr>
        <w:t>，则提示当前</w:t>
      </w:r>
      <w:r>
        <w:rPr>
          <w:rFonts w:hint="eastAsia"/>
        </w:rPr>
        <w:t>key</w:t>
      </w:r>
      <w:r>
        <w:rPr>
          <w:rFonts w:hint="eastAsia"/>
        </w:rPr>
        <w:t>数量不足，不能办理。</w:t>
      </w:r>
    </w:p>
    <w:p w:rsidR="000C4871" w:rsidRDefault="003B39E9" w:rsidP="004A756A">
      <w:pPr>
        <w:pStyle w:val="afd"/>
        <w:ind w:firstLine="420"/>
      </w:pPr>
      <w:r>
        <w:rPr>
          <w:rFonts w:hint="eastAsia"/>
        </w:rPr>
        <w:t>2.</w:t>
      </w:r>
      <w:r w:rsidR="00CA3802">
        <w:rPr>
          <w:rFonts w:hint="eastAsia"/>
        </w:rPr>
        <w:tab/>
      </w:r>
      <w:r w:rsidR="000C4871">
        <w:rPr>
          <w:rFonts w:hint="eastAsia"/>
        </w:rPr>
        <w:t>扫描身份证</w:t>
      </w:r>
    </w:p>
    <w:p w:rsidR="000C4871" w:rsidRDefault="000C4871" w:rsidP="000C4871">
      <w:pPr>
        <w:pStyle w:val="afd"/>
        <w:ind w:left="840" w:firstLine="420"/>
      </w:pPr>
      <w:r>
        <w:rPr>
          <w:rFonts w:hint="eastAsia"/>
        </w:rPr>
        <w:t>如果客户刷的不是身份证或者未成功读取则提示失败，提示客户重新刷身份证，直至身份证读取成功。如果是因为机器硬件故障则同样会提示失败。</w:t>
      </w:r>
      <w:r w:rsidR="002B4236">
        <w:rPr>
          <w:rFonts w:hint="eastAsia"/>
        </w:rPr>
        <w:t>临时身份证不能办理该业务。</w:t>
      </w:r>
    </w:p>
    <w:p w:rsidR="000C4871" w:rsidRDefault="00280485" w:rsidP="000C4871">
      <w:pPr>
        <w:pStyle w:val="afd"/>
        <w:ind w:firstLine="420"/>
      </w:pPr>
      <w:r>
        <w:rPr>
          <w:rFonts w:hint="eastAsia"/>
        </w:rPr>
        <w:t>3</w:t>
      </w:r>
      <w:r w:rsidR="000C4871">
        <w:rPr>
          <w:rFonts w:hint="eastAsia"/>
        </w:rPr>
        <w:t>.</w:t>
      </w:r>
      <w:r w:rsidR="000C4871">
        <w:rPr>
          <w:rFonts w:hint="eastAsia"/>
        </w:rPr>
        <w:tab/>
      </w:r>
      <w:r w:rsidR="000C4871">
        <w:rPr>
          <w:rFonts w:hint="eastAsia"/>
        </w:rPr>
        <w:t>联网核查</w:t>
      </w:r>
    </w:p>
    <w:p w:rsidR="000C4871" w:rsidRDefault="000C4871" w:rsidP="000C4871">
      <w:pPr>
        <w:pStyle w:val="afd"/>
        <w:ind w:left="840" w:firstLine="420"/>
      </w:pPr>
      <w:r>
        <w:rPr>
          <w:rFonts w:hint="eastAsia"/>
        </w:rPr>
        <w:t>读取身份证后，终端显示正在验证身份证信息。后台自动调用联网核查，超时以及核查失败都会跳转到错误页面，给予客户相应的提示。联网核查成功后后台自动查询核心系统是否存在客户信息，如果核心不存在客户信息，则提示客户没有我行存档记录，此时如果客户有疑问，可以通过大厅工作人员介入引导至柜台或其他渠道查询。</w:t>
      </w:r>
    </w:p>
    <w:p w:rsidR="000C4871" w:rsidRDefault="00280485" w:rsidP="000C4871">
      <w:pPr>
        <w:pStyle w:val="afd"/>
        <w:ind w:firstLine="420"/>
      </w:pPr>
      <w:r>
        <w:rPr>
          <w:rFonts w:hint="eastAsia"/>
        </w:rPr>
        <w:t>4</w:t>
      </w:r>
      <w:r w:rsidR="000C4871">
        <w:rPr>
          <w:rFonts w:hint="eastAsia"/>
        </w:rPr>
        <w:t>.</w:t>
      </w:r>
      <w:r w:rsidR="000C4871">
        <w:rPr>
          <w:rFonts w:hint="eastAsia"/>
        </w:rPr>
        <w:tab/>
      </w:r>
      <w:r w:rsidR="004B1671">
        <w:rPr>
          <w:rFonts w:hint="eastAsia"/>
        </w:rPr>
        <w:t>插入银行卡</w:t>
      </w:r>
    </w:p>
    <w:p w:rsidR="000C4871" w:rsidRDefault="000C4871" w:rsidP="004B1671">
      <w:pPr>
        <w:pStyle w:val="afd"/>
        <w:ind w:left="840" w:firstLine="420"/>
      </w:pPr>
      <w:r>
        <w:rPr>
          <w:rFonts w:hint="eastAsia"/>
        </w:rPr>
        <w:t>客户</w:t>
      </w:r>
      <w:r w:rsidR="004B1671">
        <w:rPr>
          <w:rFonts w:hint="eastAsia"/>
        </w:rPr>
        <w:t>插入银行卡输入</w:t>
      </w:r>
      <w:r w:rsidR="00474951">
        <w:rPr>
          <w:rFonts w:hint="eastAsia"/>
        </w:rPr>
        <w:t>交易</w:t>
      </w:r>
      <w:r w:rsidR="004B1671">
        <w:rPr>
          <w:rFonts w:hint="eastAsia"/>
        </w:rPr>
        <w:t>密码</w:t>
      </w:r>
      <w:r>
        <w:rPr>
          <w:rFonts w:hint="eastAsia"/>
        </w:rPr>
        <w:t>，</w:t>
      </w:r>
      <w:r w:rsidR="004B1671">
        <w:rPr>
          <w:rFonts w:hint="eastAsia"/>
        </w:rPr>
        <w:t>后台进行密码验证，成功后显示账户信息</w:t>
      </w:r>
      <w:r>
        <w:rPr>
          <w:rFonts w:hint="eastAsia"/>
        </w:rPr>
        <w:t>。</w:t>
      </w:r>
      <w:r w:rsidR="004B1671">
        <w:rPr>
          <w:rFonts w:hint="eastAsia"/>
        </w:rPr>
        <w:t>如果验证错误，则提示客户重新验证，超过三次，系统吐卡，并退出返回主界面。</w:t>
      </w:r>
    </w:p>
    <w:p w:rsidR="008952D5" w:rsidRDefault="008952D5" w:rsidP="000C4871">
      <w:pPr>
        <w:pStyle w:val="afd"/>
        <w:ind w:firstLine="420"/>
      </w:pPr>
      <w:r>
        <w:rPr>
          <w:rFonts w:hint="eastAsia"/>
        </w:rPr>
        <w:t>5</w:t>
      </w:r>
      <w:r w:rsidR="000C4871">
        <w:rPr>
          <w:rFonts w:hint="eastAsia"/>
        </w:rPr>
        <w:t>.</w:t>
      </w:r>
      <w:r w:rsidR="000C4871">
        <w:rPr>
          <w:rFonts w:hint="eastAsia"/>
        </w:rPr>
        <w:tab/>
      </w:r>
      <w:r>
        <w:rPr>
          <w:rFonts w:hint="eastAsia"/>
        </w:rPr>
        <w:t>阅读相关协议及条款</w:t>
      </w:r>
    </w:p>
    <w:p w:rsidR="008952D5" w:rsidRDefault="008952D5" w:rsidP="000C4871">
      <w:pPr>
        <w:pStyle w:val="afd"/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客户阅读相关协议及条款，确认后下一步</w:t>
      </w:r>
    </w:p>
    <w:p w:rsidR="000C4871" w:rsidRDefault="008952D5" w:rsidP="000C4871">
      <w:pPr>
        <w:pStyle w:val="afd"/>
        <w:ind w:firstLine="420"/>
      </w:pPr>
      <w:r>
        <w:rPr>
          <w:rFonts w:hint="eastAsia"/>
        </w:rPr>
        <w:t xml:space="preserve">6.  </w:t>
      </w:r>
      <w:r w:rsidR="000C4871">
        <w:rPr>
          <w:rFonts w:hint="eastAsia"/>
        </w:rPr>
        <w:t>连接客服</w:t>
      </w:r>
      <w:r w:rsidR="000C4871">
        <w:rPr>
          <w:rFonts w:hint="eastAsia"/>
        </w:rPr>
        <w:tab/>
      </w:r>
    </w:p>
    <w:p w:rsidR="000C4871" w:rsidRDefault="000C4871" w:rsidP="008952D5">
      <w:pPr>
        <w:pStyle w:val="afd"/>
        <w:ind w:left="840" w:firstLine="420"/>
      </w:pPr>
      <w:r>
        <w:rPr>
          <w:rFonts w:hint="eastAsia"/>
        </w:rPr>
        <w:t>终端显示客服连接中信息，如果当前没有客服空闲，则显示排队信息及倒计时。客服连接后，需要客服确认客户是否本人，以及拍照、监督客户签字等。</w:t>
      </w:r>
    </w:p>
    <w:p w:rsidR="000C4871" w:rsidRDefault="008952D5" w:rsidP="000C4871">
      <w:pPr>
        <w:pStyle w:val="afd"/>
        <w:ind w:firstLine="420"/>
      </w:pPr>
      <w:r>
        <w:rPr>
          <w:rFonts w:hint="eastAsia"/>
        </w:rPr>
        <w:t>7</w:t>
      </w:r>
      <w:r w:rsidR="000C4871">
        <w:rPr>
          <w:rFonts w:hint="eastAsia"/>
        </w:rPr>
        <w:tab/>
      </w:r>
      <w:r w:rsidR="000C4871">
        <w:rPr>
          <w:rFonts w:hint="eastAsia"/>
        </w:rPr>
        <w:t>拍照</w:t>
      </w:r>
    </w:p>
    <w:p w:rsidR="000C4871" w:rsidRDefault="000C4871" w:rsidP="008952D5">
      <w:pPr>
        <w:pStyle w:val="afd"/>
        <w:ind w:left="840" w:firstLine="420"/>
      </w:pPr>
      <w:r>
        <w:rPr>
          <w:rFonts w:hint="eastAsia"/>
        </w:rPr>
        <w:t>拍照功能</w:t>
      </w:r>
      <w:proofErr w:type="gramStart"/>
      <w:r>
        <w:rPr>
          <w:rFonts w:hint="eastAsia"/>
        </w:rPr>
        <w:t>是由客服人</w:t>
      </w:r>
      <w:proofErr w:type="gramEnd"/>
      <w:r>
        <w:rPr>
          <w:rFonts w:hint="eastAsia"/>
        </w:rPr>
        <w:t>员进行操作的，坐席可以对拍的照片进行重拍，也可以直接取消拍照。拍照后后台自动留存拍照信息。</w:t>
      </w:r>
    </w:p>
    <w:p w:rsidR="004B1AF7" w:rsidRDefault="008952D5" w:rsidP="000C4871">
      <w:pPr>
        <w:pStyle w:val="afd"/>
        <w:ind w:firstLine="420"/>
      </w:pPr>
      <w:r>
        <w:rPr>
          <w:rFonts w:hint="eastAsia"/>
        </w:rPr>
        <w:t>8</w:t>
      </w:r>
      <w:r w:rsidR="000C4871">
        <w:rPr>
          <w:rFonts w:hint="eastAsia"/>
        </w:rPr>
        <w:t>.</w:t>
      </w:r>
      <w:r w:rsidR="000C4871">
        <w:rPr>
          <w:rFonts w:hint="eastAsia"/>
        </w:rPr>
        <w:tab/>
      </w:r>
      <w:r w:rsidR="004B1AF7">
        <w:rPr>
          <w:rFonts w:hint="eastAsia"/>
        </w:rPr>
        <w:t>申请证书</w:t>
      </w:r>
      <w:r w:rsidR="009275FD">
        <w:rPr>
          <w:rFonts w:hint="eastAsia"/>
        </w:rPr>
        <w:t>及</w:t>
      </w:r>
      <w:r w:rsidR="009275FD">
        <w:rPr>
          <w:rFonts w:hint="eastAsia"/>
        </w:rPr>
        <w:t>USBKey</w:t>
      </w:r>
      <w:r w:rsidR="00450623">
        <w:rPr>
          <w:rFonts w:hint="eastAsia"/>
        </w:rPr>
        <w:t>申请</w:t>
      </w:r>
    </w:p>
    <w:p w:rsidR="004B1AF7" w:rsidRDefault="004B1AF7" w:rsidP="002D2AAB">
      <w:pPr>
        <w:pStyle w:val="afd"/>
        <w:ind w:left="840" w:firstLine="420"/>
      </w:pPr>
      <w:r>
        <w:rPr>
          <w:rFonts w:hint="eastAsia"/>
        </w:rPr>
        <w:t>客户确认界面信息</w:t>
      </w:r>
    </w:p>
    <w:p w:rsidR="000C4871" w:rsidRDefault="004B1AF7" w:rsidP="000C4871">
      <w:pPr>
        <w:pStyle w:val="afd"/>
        <w:ind w:firstLine="420"/>
      </w:pPr>
      <w:r>
        <w:rPr>
          <w:rFonts w:hint="eastAsia"/>
        </w:rPr>
        <w:t>9.</w:t>
      </w:r>
      <w:r>
        <w:rPr>
          <w:rFonts w:hint="eastAsia"/>
        </w:rPr>
        <w:tab/>
      </w:r>
      <w:r w:rsidR="000C4871">
        <w:rPr>
          <w:rFonts w:hint="eastAsia"/>
        </w:rPr>
        <w:t>客户签字及按指纹</w:t>
      </w:r>
    </w:p>
    <w:p w:rsidR="000C4871" w:rsidRDefault="000C4871" w:rsidP="003F7DBA">
      <w:pPr>
        <w:pStyle w:val="afd"/>
        <w:ind w:left="840" w:firstLine="420"/>
      </w:pPr>
      <w:r>
        <w:rPr>
          <w:rFonts w:hint="eastAsia"/>
        </w:rPr>
        <w:t>终端界面显示客户信息，客户输入密码验证。验证后客服人员要求客户当面在终端上签字及按指纹，客户处理完毕后点击下一步。</w:t>
      </w:r>
    </w:p>
    <w:p w:rsidR="000C4871" w:rsidRDefault="004B1AF7" w:rsidP="000C4871">
      <w:pPr>
        <w:pStyle w:val="afd"/>
        <w:ind w:firstLine="420"/>
      </w:pPr>
      <w:r>
        <w:rPr>
          <w:rFonts w:hint="eastAsia"/>
        </w:rPr>
        <w:t>10</w:t>
      </w:r>
      <w:r w:rsidR="000C4871">
        <w:rPr>
          <w:rFonts w:hint="eastAsia"/>
        </w:rPr>
        <w:t xml:space="preserve">. </w:t>
      </w:r>
      <w:r w:rsidR="000C4871">
        <w:rPr>
          <w:rFonts w:hint="eastAsia"/>
        </w:rPr>
        <w:t>客服审核</w:t>
      </w:r>
    </w:p>
    <w:p w:rsidR="000C4871" w:rsidRDefault="000C4871" w:rsidP="00205D89">
      <w:pPr>
        <w:pStyle w:val="afd"/>
        <w:ind w:left="840" w:firstLine="420"/>
      </w:pPr>
      <w:r>
        <w:rPr>
          <w:rFonts w:hint="eastAsia"/>
        </w:rPr>
        <w:t>客服人员对客户提交的信息内容进行审核，审核通过后提交后台进行</w:t>
      </w:r>
      <w:r w:rsidR="00E818B8">
        <w:rPr>
          <w:rFonts w:hint="eastAsia"/>
        </w:rPr>
        <w:t>USBKey</w:t>
      </w:r>
      <w:r w:rsidR="00E818B8">
        <w:rPr>
          <w:rFonts w:hint="eastAsia"/>
        </w:rPr>
        <w:t>申请</w:t>
      </w:r>
      <w:r>
        <w:rPr>
          <w:rFonts w:hint="eastAsia"/>
        </w:rPr>
        <w:t>处理，审核不通过则</w:t>
      </w:r>
      <w:r w:rsidR="00450623">
        <w:rPr>
          <w:rFonts w:hint="eastAsia"/>
        </w:rPr>
        <w:t>提示错误信息</w:t>
      </w:r>
      <w:r>
        <w:rPr>
          <w:rFonts w:hint="eastAsia"/>
        </w:rPr>
        <w:t>，</w:t>
      </w:r>
      <w:r w:rsidR="00450623">
        <w:rPr>
          <w:rFonts w:hint="eastAsia"/>
        </w:rPr>
        <w:t>并返回主界面</w:t>
      </w:r>
      <w:r>
        <w:rPr>
          <w:rFonts w:hint="eastAsia"/>
        </w:rPr>
        <w:t>。</w:t>
      </w:r>
    </w:p>
    <w:p w:rsidR="000C4871" w:rsidRDefault="004B1AF7" w:rsidP="000C4871">
      <w:pPr>
        <w:pStyle w:val="afd"/>
        <w:ind w:firstLine="420"/>
      </w:pPr>
      <w:r>
        <w:rPr>
          <w:rFonts w:hint="eastAsia"/>
        </w:rPr>
        <w:lastRenderedPageBreak/>
        <w:t>11</w:t>
      </w:r>
      <w:r w:rsidR="000C4871">
        <w:rPr>
          <w:rFonts w:hint="eastAsia"/>
        </w:rPr>
        <w:t>.</w:t>
      </w:r>
      <w:r w:rsidR="000C4871">
        <w:rPr>
          <w:rFonts w:hint="eastAsia"/>
        </w:rPr>
        <w:tab/>
      </w:r>
      <w:r w:rsidR="00742F2B">
        <w:rPr>
          <w:rFonts w:hint="eastAsia"/>
        </w:rPr>
        <w:t>发</w:t>
      </w:r>
      <w:r w:rsidR="00742F2B">
        <w:rPr>
          <w:rFonts w:hint="eastAsia"/>
        </w:rPr>
        <w:t>key</w:t>
      </w:r>
    </w:p>
    <w:p w:rsidR="000C4871" w:rsidRDefault="000C4871" w:rsidP="00742F2B">
      <w:pPr>
        <w:pStyle w:val="afd"/>
        <w:ind w:left="840" w:firstLine="420"/>
      </w:pPr>
      <w:r>
        <w:rPr>
          <w:rFonts w:hint="eastAsia"/>
        </w:rPr>
        <w:t>将客户</w:t>
      </w:r>
      <w:r w:rsidR="00252C57">
        <w:rPr>
          <w:rFonts w:hint="eastAsia"/>
        </w:rPr>
        <w:t>申请信息</w:t>
      </w:r>
      <w:proofErr w:type="gramStart"/>
      <w:r>
        <w:rPr>
          <w:rFonts w:hint="eastAsia"/>
        </w:rPr>
        <w:t>发往</w:t>
      </w:r>
      <w:r w:rsidR="00252C57">
        <w:rPr>
          <w:rFonts w:hint="eastAsia"/>
        </w:rPr>
        <w:t>网银系统</w:t>
      </w:r>
      <w:proofErr w:type="gramEnd"/>
      <w:r w:rsidR="00252C57">
        <w:rPr>
          <w:rFonts w:hint="eastAsia"/>
        </w:rPr>
        <w:t>进行</w:t>
      </w:r>
      <w:r w:rsidR="00252C57">
        <w:rPr>
          <w:rFonts w:hint="eastAsia"/>
        </w:rPr>
        <w:t>key</w:t>
      </w:r>
      <w:r w:rsidR="00252C57">
        <w:rPr>
          <w:rFonts w:hint="eastAsia"/>
        </w:rPr>
        <w:t>申请</w:t>
      </w:r>
      <w:r>
        <w:rPr>
          <w:rFonts w:hint="eastAsia"/>
        </w:rPr>
        <w:t>交易。成功后，终端进行</w:t>
      </w:r>
      <w:r w:rsidR="006C078A">
        <w:rPr>
          <w:rFonts w:hint="eastAsia"/>
        </w:rPr>
        <w:t>出</w:t>
      </w:r>
      <w:r w:rsidR="006C078A">
        <w:rPr>
          <w:rFonts w:hint="eastAsia"/>
        </w:rPr>
        <w:t>key</w:t>
      </w:r>
      <w:r>
        <w:rPr>
          <w:rFonts w:hint="eastAsia"/>
        </w:rPr>
        <w:t>。如果交易失败则给</w:t>
      </w:r>
      <w:r w:rsidR="00255A1E">
        <w:rPr>
          <w:rFonts w:hint="eastAsia"/>
        </w:rPr>
        <w:t>客户</w:t>
      </w:r>
      <w:r>
        <w:rPr>
          <w:rFonts w:hint="eastAsia"/>
        </w:rPr>
        <w:t>予提示，并跳转到错误页面退到主界面。</w:t>
      </w:r>
    </w:p>
    <w:p w:rsidR="008D02B2" w:rsidRDefault="000C4871" w:rsidP="00EC02D5">
      <w:pPr>
        <w:pStyle w:val="afd"/>
        <w:ind w:firstLine="420"/>
      </w:pPr>
      <w:r>
        <w:rPr>
          <w:rFonts w:hint="eastAsia"/>
        </w:rPr>
        <w:t>1</w:t>
      </w:r>
      <w:r w:rsidR="004B1AF7">
        <w:rPr>
          <w:rFonts w:hint="eastAsia"/>
        </w:rPr>
        <w:t>2.</w:t>
      </w:r>
      <w:r>
        <w:rPr>
          <w:rFonts w:hint="eastAsia"/>
        </w:rPr>
        <w:t xml:space="preserve"> </w:t>
      </w:r>
      <w:r w:rsidR="008D02B2">
        <w:rPr>
          <w:rFonts w:hint="eastAsia"/>
        </w:rPr>
        <w:tab/>
      </w:r>
      <w:r w:rsidR="008D02B2">
        <w:rPr>
          <w:rFonts w:hint="eastAsia"/>
        </w:rPr>
        <w:t>领</w:t>
      </w:r>
      <w:r w:rsidR="008D02B2">
        <w:rPr>
          <w:rFonts w:hint="eastAsia"/>
        </w:rPr>
        <w:t>key</w:t>
      </w:r>
    </w:p>
    <w:p w:rsidR="008D02B2" w:rsidRDefault="008D02B2" w:rsidP="00EC02D5">
      <w:pPr>
        <w:pStyle w:val="afd"/>
        <w:ind w:left="840" w:firstLine="420"/>
      </w:pPr>
      <w:r>
        <w:rPr>
          <w:rFonts w:hint="eastAsia"/>
        </w:rPr>
        <w:t>客户领取</w:t>
      </w:r>
      <w:r>
        <w:rPr>
          <w:rFonts w:hint="eastAsia"/>
        </w:rPr>
        <w:t>key</w:t>
      </w:r>
      <w:r>
        <w:rPr>
          <w:rFonts w:hint="eastAsia"/>
        </w:rPr>
        <w:t>，系统出两码凭条，客户领取凭条。</w:t>
      </w:r>
    </w:p>
    <w:p w:rsidR="00185191" w:rsidRDefault="008D02B2" w:rsidP="00C03F95">
      <w:pPr>
        <w:ind w:firstLine="420"/>
      </w:pPr>
      <w:r>
        <w:rPr>
          <w:rFonts w:hint="eastAsia"/>
        </w:rPr>
        <w:t>1</w:t>
      </w:r>
      <w:r w:rsidR="004B1AF7">
        <w:rPr>
          <w:rFonts w:hint="eastAsia"/>
        </w:rPr>
        <w:t>3</w:t>
      </w:r>
      <w:r>
        <w:rPr>
          <w:rFonts w:hint="eastAsia"/>
        </w:rPr>
        <w:t>．</w:t>
      </w:r>
      <w:r w:rsidR="000C4871" w:rsidRPr="00EC02D5">
        <w:rPr>
          <w:rFonts w:ascii="Arial" w:hAnsi="Arial" w:cs="宋体" w:hint="eastAsia"/>
          <w:sz w:val="21"/>
        </w:rPr>
        <w:t>打印凭条</w:t>
      </w:r>
    </w:p>
    <w:p w:rsidR="00C03F95" w:rsidRDefault="002943BB" w:rsidP="00EC02D5">
      <w:pPr>
        <w:pStyle w:val="afd"/>
        <w:ind w:left="840" w:firstLine="420"/>
      </w:pPr>
      <w:r>
        <w:rPr>
          <w:rFonts w:hint="eastAsia"/>
        </w:rPr>
        <w:t>交易成功，打印客户办理</w:t>
      </w:r>
      <w:r>
        <w:rPr>
          <w:rFonts w:hint="eastAsia"/>
        </w:rPr>
        <w:t>USBKey</w:t>
      </w:r>
      <w:r>
        <w:rPr>
          <w:rFonts w:hint="eastAsia"/>
        </w:rPr>
        <w:t>凭条。</w:t>
      </w:r>
    </w:p>
    <w:p w:rsidR="00185191" w:rsidRDefault="00185191" w:rsidP="00185191">
      <w:pPr>
        <w:pStyle w:val="4"/>
        <w:numPr>
          <w:ilvl w:val="3"/>
          <w:numId w:val="4"/>
        </w:numPr>
      </w:pPr>
      <w:r>
        <w:rPr>
          <w:rFonts w:hint="eastAsia"/>
        </w:rPr>
        <w:t>界面元素</w:t>
      </w:r>
    </w:p>
    <w:tbl>
      <w:tblPr>
        <w:tblW w:w="10320" w:type="dxa"/>
        <w:tblInd w:w="93" w:type="dxa"/>
        <w:tblLook w:val="04A0" w:firstRow="1" w:lastRow="0" w:firstColumn="1" w:lastColumn="0" w:noHBand="0" w:noVBand="1"/>
      </w:tblPr>
      <w:tblGrid>
        <w:gridCol w:w="2540"/>
        <w:gridCol w:w="1303"/>
        <w:gridCol w:w="2597"/>
        <w:gridCol w:w="3880"/>
      </w:tblGrid>
      <w:tr w:rsidR="002A12C5" w:rsidRPr="002A12C5" w:rsidTr="00C327BD">
        <w:trPr>
          <w:trHeight w:val="270"/>
        </w:trPr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A12C5" w:rsidRPr="002A12C5" w:rsidRDefault="002A12C5" w:rsidP="002A12C5">
            <w:pPr>
              <w:spacing w:after="0"/>
              <w:jc w:val="center"/>
              <w:rPr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r w:rsidRPr="002A12C5">
              <w:rPr>
                <w:rFonts w:ascii="宋体" w:hAnsi="宋体" w:cs="宋体" w:hint="eastAsia"/>
                <w:b/>
                <w:bCs/>
                <w:color w:val="000000"/>
                <w:sz w:val="22"/>
                <w:szCs w:val="22"/>
              </w:rPr>
              <w:t>界面元素</w:t>
            </w:r>
          </w:p>
        </w:tc>
        <w:tc>
          <w:tcPr>
            <w:tcW w:w="13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A12C5" w:rsidRPr="002A12C5" w:rsidRDefault="002A12C5" w:rsidP="002A12C5">
            <w:pPr>
              <w:spacing w:after="0"/>
              <w:jc w:val="center"/>
              <w:rPr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r w:rsidRPr="002A12C5">
              <w:rPr>
                <w:rFonts w:ascii="宋体" w:hAnsi="宋体" w:cs="宋体" w:hint="eastAsia"/>
                <w:b/>
                <w:bCs/>
                <w:color w:val="000000"/>
                <w:sz w:val="22"/>
                <w:szCs w:val="22"/>
              </w:rPr>
              <w:t>是否必输</w:t>
            </w:r>
          </w:p>
        </w:tc>
        <w:tc>
          <w:tcPr>
            <w:tcW w:w="25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A12C5" w:rsidRPr="002A12C5" w:rsidRDefault="002A12C5" w:rsidP="002A12C5">
            <w:pPr>
              <w:spacing w:after="0"/>
              <w:jc w:val="center"/>
              <w:rPr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r w:rsidRPr="002A12C5">
              <w:rPr>
                <w:rFonts w:ascii="宋体" w:hAnsi="宋体" w:cs="宋体" w:hint="eastAsia"/>
                <w:b/>
                <w:bCs/>
                <w:color w:val="000000"/>
                <w:sz w:val="22"/>
                <w:szCs w:val="22"/>
              </w:rPr>
              <w:t>说明</w:t>
            </w:r>
          </w:p>
        </w:tc>
        <w:tc>
          <w:tcPr>
            <w:tcW w:w="3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A12C5" w:rsidRPr="002A12C5" w:rsidRDefault="002A12C5" w:rsidP="002A12C5">
            <w:pPr>
              <w:spacing w:after="0"/>
              <w:jc w:val="center"/>
              <w:rPr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r w:rsidRPr="002A12C5">
              <w:rPr>
                <w:rFonts w:ascii="宋体" w:hAnsi="宋体" w:cs="宋体" w:hint="eastAsia"/>
                <w:b/>
                <w:bCs/>
                <w:color w:val="000000"/>
                <w:sz w:val="22"/>
                <w:szCs w:val="22"/>
              </w:rPr>
              <w:t>待确认内容</w:t>
            </w:r>
          </w:p>
        </w:tc>
      </w:tr>
      <w:tr w:rsidR="002A12C5" w:rsidRPr="002A12C5" w:rsidTr="00C327BD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C5" w:rsidRPr="002A12C5" w:rsidRDefault="002A12C5" w:rsidP="002A12C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A12C5">
              <w:rPr>
                <w:rFonts w:ascii="宋体" w:hAnsi="宋体" w:cs="宋体" w:hint="eastAsia"/>
                <w:color w:val="000000"/>
                <w:sz w:val="22"/>
                <w:szCs w:val="22"/>
              </w:rPr>
              <w:t>证件类型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C5" w:rsidRPr="002A12C5" w:rsidRDefault="002A12C5" w:rsidP="002A12C5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A12C5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C5" w:rsidRPr="002A12C5" w:rsidRDefault="002A12C5" w:rsidP="002A12C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A12C5">
              <w:rPr>
                <w:rFonts w:ascii="宋体" w:hAnsi="宋体" w:cs="宋体" w:hint="eastAsia"/>
                <w:color w:val="000000"/>
                <w:sz w:val="22"/>
                <w:szCs w:val="22"/>
              </w:rPr>
              <w:t>默认身份证，不可修改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C5" w:rsidRPr="002A12C5" w:rsidRDefault="002A12C5" w:rsidP="002A12C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A12C5"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2A12C5" w:rsidRPr="002A12C5" w:rsidTr="00C327BD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C5" w:rsidRPr="002A12C5" w:rsidRDefault="002A12C5" w:rsidP="002A12C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A12C5">
              <w:rPr>
                <w:rFonts w:ascii="宋体" w:hAnsi="宋体" w:cs="宋体" w:hint="eastAsia"/>
                <w:color w:val="000000"/>
                <w:sz w:val="22"/>
                <w:szCs w:val="22"/>
              </w:rPr>
              <w:t>证件号码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C5" w:rsidRPr="002A12C5" w:rsidRDefault="002A12C5" w:rsidP="002A12C5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A12C5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C5" w:rsidRPr="002A12C5" w:rsidRDefault="002A12C5" w:rsidP="002A12C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A12C5">
              <w:rPr>
                <w:rFonts w:ascii="宋体" w:hAnsi="宋体" w:cs="宋体" w:hint="eastAsia"/>
                <w:color w:val="000000"/>
                <w:sz w:val="22"/>
                <w:szCs w:val="22"/>
              </w:rPr>
              <w:t>刷身份证获得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C5" w:rsidRPr="002A12C5" w:rsidRDefault="002A12C5" w:rsidP="002A12C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A12C5"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2A12C5" w:rsidRPr="002A12C5" w:rsidTr="00C327BD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C5" w:rsidRPr="002A12C5" w:rsidRDefault="002A12C5" w:rsidP="002A12C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A12C5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客户姓名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C5" w:rsidRPr="002A12C5" w:rsidRDefault="002A12C5" w:rsidP="002A12C5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A12C5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C5" w:rsidRPr="002A12C5" w:rsidRDefault="002A12C5" w:rsidP="002A12C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A12C5">
              <w:rPr>
                <w:rFonts w:ascii="宋体" w:hAnsi="宋体" w:cs="宋体" w:hint="eastAsia"/>
                <w:color w:val="000000"/>
                <w:sz w:val="22"/>
                <w:szCs w:val="22"/>
              </w:rPr>
              <w:t>刷身份证获得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C5" w:rsidRPr="002A12C5" w:rsidRDefault="002A12C5" w:rsidP="002A12C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A12C5"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2A12C5" w:rsidRPr="002A12C5" w:rsidTr="00C327BD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C5" w:rsidRPr="002A12C5" w:rsidRDefault="002A12C5" w:rsidP="002A12C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A12C5">
              <w:rPr>
                <w:rFonts w:ascii="宋体" w:hAnsi="宋体" w:cs="宋体" w:hint="eastAsia"/>
                <w:color w:val="000000"/>
                <w:sz w:val="22"/>
                <w:szCs w:val="22"/>
              </w:rPr>
              <w:t>证书状态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C5" w:rsidRPr="002A12C5" w:rsidRDefault="002A12C5" w:rsidP="002A12C5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A12C5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C5" w:rsidRPr="002A12C5" w:rsidRDefault="002A12C5" w:rsidP="002A12C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A12C5">
              <w:rPr>
                <w:rFonts w:ascii="宋体" w:hAnsi="宋体" w:cs="宋体" w:hint="eastAsia"/>
                <w:color w:val="000000"/>
                <w:sz w:val="22"/>
                <w:szCs w:val="22"/>
              </w:rPr>
              <w:t>默认未激活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C5" w:rsidRPr="002A12C5" w:rsidRDefault="002A12C5" w:rsidP="002A12C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A12C5"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2A12C5" w:rsidRPr="002A12C5" w:rsidTr="00C327BD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C5" w:rsidRPr="002A12C5" w:rsidRDefault="002A12C5" w:rsidP="002A12C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A12C5">
              <w:rPr>
                <w:rFonts w:ascii="宋体" w:hAnsi="宋体" w:cs="宋体" w:hint="eastAsia"/>
                <w:color w:val="000000"/>
                <w:sz w:val="22"/>
                <w:szCs w:val="22"/>
              </w:rPr>
              <w:t>发放日期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C5" w:rsidRPr="002A12C5" w:rsidRDefault="002A12C5" w:rsidP="002A12C5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A12C5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C5" w:rsidRPr="002A12C5" w:rsidRDefault="002A12C5" w:rsidP="002A12C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A12C5">
              <w:rPr>
                <w:rFonts w:ascii="宋体" w:hAnsi="宋体" w:cs="宋体" w:hint="eastAsia"/>
                <w:color w:val="000000"/>
                <w:sz w:val="22"/>
                <w:szCs w:val="22"/>
              </w:rPr>
              <w:t>刷身份证获得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C5" w:rsidRPr="002A12C5" w:rsidRDefault="002A12C5" w:rsidP="002A12C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A12C5"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2A12C5" w:rsidRPr="002A12C5" w:rsidTr="00C327BD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C5" w:rsidRPr="002A12C5" w:rsidRDefault="002A12C5" w:rsidP="002A12C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A12C5">
              <w:rPr>
                <w:rFonts w:ascii="宋体" w:hAnsi="宋体" w:cs="宋体" w:hint="eastAsia"/>
                <w:color w:val="000000"/>
                <w:sz w:val="22"/>
                <w:szCs w:val="22"/>
              </w:rPr>
              <w:t>USBKey类型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C5" w:rsidRPr="002A12C5" w:rsidRDefault="002A12C5" w:rsidP="002A12C5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A12C5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C5" w:rsidRPr="002A12C5" w:rsidRDefault="002A12C5" w:rsidP="002A12C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A12C5">
              <w:rPr>
                <w:rFonts w:ascii="宋体" w:hAnsi="宋体" w:cs="宋体" w:hint="eastAsia"/>
                <w:color w:val="000000"/>
                <w:sz w:val="22"/>
                <w:szCs w:val="22"/>
              </w:rPr>
              <w:t>刷身份证获得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C5" w:rsidRPr="002A12C5" w:rsidRDefault="002A12C5" w:rsidP="002A12C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A12C5"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2A12C5" w:rsidRPr="002A12C5" w:rsidTr="00C327BD">
        <w:trPr>
          <w:trHeight w:val="27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C5" w:rsidRPr="002A12C5" w:rsidRDefault="002A12C5" w:rsidP="002A12C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A12C5">
              <w:rPr>
                <w:rFonts w:ascii="宋体" w:hAnsi="宋体" w:cs="宋体" w:hint="eastAsia"/>
                <w:color w:val="000000"/>
                <w:sz w:val="22"/>
                <w:szCs w:val="22"/>
              </w:rPr>
              <w:t>USBKey序列号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C5" w:rsidRPr="002A12C5" w:rsidRDefault="002A12C5" w:rsidP="002A12C5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A12C5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C5" w:rsidRPr="002A12C5" w:rsidRDefault="002A12C5" w:rsidP="002A12C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A12C5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客户输入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C5" w:rsidRPr="002A12C5" w:rsidRDefault="002A12C5" w:rsidP="002A12C5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2A12C5"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</w:tbl>
    <w:p w:rsidR="00742E92" w:rsidRPr="00A4377D" w:rsidRDefault="00742E92" w:rsidP="00D43054"/>
    <w:p w:rsidR="00185191" w:rsidRDefault="00185191" w:rsidP="00185191">
      <w:pPr>
        <w:pStyle w:val="4"/>
        <w:numPr>
          <w:ilvl w:val="3"/>
          <w:numId w:val="4"/>
        </w:numPr>
      </w:pPr>
      <w:r>
        <w:rPr>
          <w:rFonts w:hint="eastAsia"/>
        </w:rPr>
        <w:t>业务规则</w:t>
      </w:r>
    </w:p>
    <w:p w:rsidR="00671CC2" w:rsidRDefault="00671CC2" w:rsidP="00671CC2">
      <w:pPr>
        <w:pStyle w:val="afd"/>
        <w:ind w:firstLine="420"/>
      </w:pPr>
      <w:r>
        <w:rPr>
          <w:rFonts w:hint="eastAsia"/>
        </w:rPr>
        <w:t xml:space="preserve">1.   </w:t>
      </w:r>
      <w:r>
        <w:rPr>
          <w:rFonts w:hint="eastAsia"/>
        </w:rPr>
        <w:t>换卡必须本人在场，</w:t>
      </w:r>
      <w:proofErr w:type="gramStart"/>
      <w:r>
        <w:rPr>
          <w:rFonts w:hint="eastAsia"/>
        </w:rPr>
        <w:t>并且由客服人</w:t>
      </w:r>
      <w:proofErr w:type="gramEnd"/>
      <w:r>
        <w:rPr>
          <w:rFonts w:hint="eastAsia"/>
        </w:rPr>
        <w:t>员进行身份核实及拍照。</w:t>
      </w:r>
    </w:p>
    <w:p w:rsidR="0086769A" w:rsidRDefault="00671CC2" w:rsidP="00671CC2">
      <w:pPr>
        <w:pStyle w:val="afd"/>
        <w:ind w:firstLine="420"/>
      </w:pPr>
      <w:r>
        <w:rPr>
          <w:rFonts w:hint="eastAsia"/>
        </w:rPr>
        <w:t xml:space="preserve">2.   </w:t>
      </w:r>
      <w:r>
        <w:rPr>
          <w:rFonts w:hint="eastAsia"/>
        </w:rPr>
        <w:t>客户必须在客服的监督下签字、按指纹。</w:t>
      </w:r>
    </w:p>
    <w:p w:rsidR="003970FA" w:rsidRDefault="003970FA" w:rsidP="00671CC2">
      <w:pPr>
        <w:pStyle w:val="afd"/>
        <w:ind w:firstLine="420"/>
      </w:pPr>
      <w:r>
        <w:rPr>
          <w:rFonts w:hint="eastAsia"/>
        </w:rPr>
        <w:t>3.</w:t>
      </w:r>
      <w:r>
        <w:rPr>
          <w:rFonts w:hint="eastAsia"/>
        </w:rPr>
        <w:tab/>
        <w:t xml:space="preserve"> </w:t>
      </w:r>
      <w:r>
        <w:rPr>
          <w:rFonts w:hint="eastAsia"/>
        </w:rPr>
        <w:t>系统发空</w:t>
      </w:r>
      <w:r>
        <w:rPr>
          <w:rFonts w:hint="eastAsia"/>
        </w:rPr>
        <w:t>key</w:t>
      </w:r>
      <w:r>
        <w:rPr>
          <w:rFonts w:hint="eastAsia"/>
        </w:rPr>
        <w:t>，后续由客户使用两码在其他渠道下载证书时，进行</w:t>
      </w:r>
      <w:r>
        <w:rPr>
          <w:rFonts w:hint="eastAsia"/>
        </w:rPr>
        <w:t>USBKey</w:t>
      </w:r>
      <w:r>
        <w:rPr>
          <w:rFonts w:hint="eastAsia"/>
        </w:rPr>
        <w:t>与客户的关联。</w:t>
      </w:r>
    </w:p>
    <w:p w:rsidR="00743E48" w:rsidRDefault="003E1234" w:rsidP="00743E48">
      <w:pPr>
        <w:pStyle w:val="3"/>
      </w:pPr>
      <w:bookmarkStart w:id="184" w:name="_Toc460229193"/>
      <w:r>
        <w:rPr>
          <w:rFonts w:hint="eastAsia"/>
        </w:rPr>
        <w:t>密码挂失</w:t>
      </w:r>
      <w:bookmarkEnd w:id="184"/>
    </w:p>
    <w:p w:rsidR="00743E48" w:rsidRDefault="00743E48" w:rsidP="00743E48">
      <w:pPr>
        <w:pStyle w:val="43"/>
        <w:keepNext/>
        <w:keepLines/>
        <w:numPr>
          <w:ilvl w:val="2"/>
          <w:numId w:val="4"/>
        </w:numPr>
        <w:tabs>
          <w:tab w:val="left" w:pos="432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743E48" w:rsidRDefault="00743E48" w:rsidP="00743E48">
      <w:pPr>
        <w:pStyle w:val="4"/>
        <w:numPr>
          <w:ilvl w:val="3"/>
          <w:numId w:val="4"/>
        </w:numPr>
      </w:pPr>
      <w:r>
        <w:rPr>
          <w:rFonts w:hint="eastAsia"/>
        </w:rPr>
        <w:t>功能描述</w:t>
      </w:r>
    </w:p>
    <w:p w:rsidR="00743E48" w:rsidRPr="00C85BC1" w:rsidRDefault="00E91B68" w:rsidP="00743E48">
      <w:pPr>
        <w:pStyle w:val="afd"/>
        <w:ind w:firstLine="420"/>
      </w:pPr>
      <w:r>
        <w:rPr>
          <w:rFonts w:hint="eastAsia"/>
        </w:rPr>
        <w:t>该模块可以让客户通过</w:t>
      </w:r>
      <w:r>
        <w:rPr>
          <w:rFonts w:hint="eastAsia"/>
        </w:rPr>
        <w:t>VTM</w:t>
      </w:r>
      <w:r>
        <w:rPr>
          <w:rFonts w:hint="eastAsia"/>
        </w:rPr>
        <w:t>柜员</w:t>
      </w:r>
      <w:proofErr w:type="gramStart"/>
      <w:r>
        <w:rPr>
          <w:rFonts w:hint="eastAsia"/>
        </w:rPr>
        <w:t>机现场</w:t>
      </w:r>
      <w:proofErr w:type="gramEnd"/>
      <w:r>
        <w:rPr>
          <w:rFonts w:hint="eastAsia"/>
        </w:rPr>
        <w:t>办理密码挂失。</w:t>
      </w:r>
    </w:p>
    <w:p w:rsidR="00743E48" w:rsidRDefault="00743E48" w:rsidP="00743E48">
      <w:pPr>
        <w:pStyle w:val="4"/>
        <w:numPr>
          <w:ilvl w:val="3"/>
          <w:numId w:val="4"/>
        </w:numPr>
      </w:pPr>
      <w:r>
        <w:rPr>
          <w:rFonts w:hint="eastAsia"/>
        </w:rPr>
        <w:lastRenderedPageBreak/>
        <w:t>业务流程</w:t>
      </w:r>
    </w:p>
    <w:p w:rsidR="003F47AD" w:rsidRPr="003F47AD" w:rsidRDefault="003F47AD" w:rsidP="003F47AD">
      <w:pPr>
        <w:jc w:val="center"/>
      </w:pPr>
      <w:r>
        <w:object w:dxaOrig="11506" w:dyaOrig="21451">
          <v:shape id="_x0000_i1035" type="#_x0000_t75" style="width:374.5pt;height:697pt" o:ole="">
            <v:imagedata r:id="rId30" o:title=""/>
          </v:shape>
          <o:OLEObject Type="Embed" ProgID="Visio.Drawing.15" ShapeID="_x0000_i1035" DrawAspect="Content" ObjectID="_1534597190" r:id="rId31"/>
        </w:object>
      </w:r>
    </w:p>
    <w:p w:rsidR="00FA01DF" w:rsidRDefault="00743E48" w:rsidP="00FA01DF">
      <w:pPr>
        <w:pStyle w:val="afd"/>
        <w:ind w:firstLine="420"/>
      </w:pPr>
      <w:r>
        <w:rPr>
          <w:rFonts w:hint="eastAsia"/>
        </w:rPr>
        <w:lastRenderedPageBreak/>
        <w:t>1.</w:t>
      </w:r>
      <w:r w:rsidR="00FA01DF">
        <w:rPr>
          <w:rFonts w:hint="eastAsia"/>
        </w:rPr>
        <w:tab/>
      </w:r>
      <w:r w:rsidR="00FA01DF">
        <w:rPr>
          <w:rFonts w:hint="eastAsia"/>
        </w:rPr>
        <w:t>扫描身份证</w:t>
      </w:r>
    </w:p>
    <w:p w:rsidR="00FA01DF" w:rsidRDefault="00FA01DF" w:rsidP="00FA01DF">
      <w:pPr>
        <w:pStyle w:val="afd"/>
        <w:ind w:left="840" w:firstLine="420"/>
      </w:pPr>
      <w:r>
        <w:rPr>
          <w:rFonts w:hint="eastAsia"/>
        </w:rPr>
        <w:t>如果客户刷的不是身份证或者未成功读取则提示失败，提示客户重新刷身份证，直至身份证读取成功。如果是因为机器硬件故障则同样会提示失败。</w:t>
      </w:r>
      <w:r w:rsidR="00293387">
        <w:rPr>
          <w:rFonts w:hint="eastAsia"/>
        </w:rPr>
        <w:t>临时身份证不能办理该业务。</w:t>
      </w:r>
    </w:p>
    <w:p w:rsidR="00FA01DF" w:rsidRDefault="00FA01DF" w:rsidP="00FA01DF">
      <w:pPr>
        <w:pStyle w:val="afd"/>
        <w:ind w:firstLine="420"/>
      </w:pPr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联网核查</w:t>
      </w:r>
    </w:p>
    <w:p w:rsidR="00FA01DF" w:rsidRDefault="00FA01DF" w:rsidP="00FA01DF">
      <w:pPr>
        <w:pStyle w:val="afd"/>
        <w:ind w:left="840" w:firstLine="420"/>
      </w:pPr>
      <w:r>
        <w:rPr>
          <w:rFonts w:hint="eastAsia"/>
        </w:rPr>
        <w:t>读取身份证后，终端显示正在验证身份证信息。后台自动调用联网核查，超时以及核查失败都会跳转到错误页面，给予客户相应的提示。联网核查成功后后台自动查询核心系统是否存在客户信息，如果核心不存在客户信息，则提示客户没有我行存档记录，此时如果客户有疑问，可以通过大厅工作人员介入引导至柜台或其他渠道查询。</w:t>
      </w:r>
    </w:p>
    <w:p w:rsidR="00FA01DF" w:rsidRDefault="00FA01DF" w:rsidP="00FA01DF">
      <w:pPr>
        <w:pStyle w:val="afd"/>
        <w:ind w:firstLine="420"/>
      </w:pPr>
      <w:r>
        <w:rPr>
          <w:rFonts w:hint="eastAsia"/>
        </w:rPr>
        <w:t>3.</w:t>
      </w:r>
      <w:r>
        <w:rPr>
          <w:rFonts w:hint="eastAsia"/>
        </w:rPr>
        <w:tab/>
      </w:r>
      <w:r>
        <w:rPr>
          <w:rFonts w:hint="eastAsia"/>
        </w:rPr>
        <w:t>客户选择挂失账户</w:t>
      </w:r>
    </w:p>
    <w:p w:rsidR="00FA01DF" w:rsidRDefault="008D6B56" w:rsidP="00FA01DF">
      <w:pPr>
        <w:pStyle w:val="afd"/>
        <w:ind w:left="840" w:firstLine="420"/>
      </w:pPr>
      <w:r>
        <w:rPr>
          <w:rFonts w:hint="eastAsia"/>
        </w:rPr>
        <w:t>终端提示客户选择挂失查询、非挂失查询两种查询，界面需要有提示，如果操作挂失查询则会对客户的账户进行当日冻结。客户查询后，终端显示客户账户信息，包括活期余额、可用余额。客户确认账户没有问题后</w:t>
      </w:r>
      <w:r w:rsidR="00806E78">
        <w:rPr>
          <w:rFonts w:hint="eastAsia"/>
        </w:rPr>
        <w:t>在终端界面选择需要挂失的账户。</w:t>
      </w:r>
      <w:r w:rsidR="0049423E">
        <w:rPr>
          <w:rFonts w:hint="eastAsia"/>
        </w:rPr>
        <w:t>客户在终端界面选择需要挂失的账户，如果是已经挂失的账户则提示已经挂失，不能再次挂失。客户选择密码种类：全部挂失、查询密码挂失、交易密码挂失。</w:t>
      </w:r>
    </w:p>
    <w:p w:rsidR="003A5F71" w:rsidRDefault="00FA01DF" w:rsidP="003A5F71">
      <w:pPr>
        <w:pStyle w:val="afd"/>
        <w:ind w:firstLine="420"/>
      </w:pPr>
      <w:r>
        <w:rPr>
          <w:rFonts w:hint="eastAsia"/>
        </w:rPr>
        <w:t>4.</w:t>
      </w:r>
      <w:r>
        <w:rPr>
          <w:rFonts w:hint="eastAsia"/>
        </w:rPr>
        <w:tab/>
      </w:r>
      <w:r w:rsidR="003A5F71">
        <w:rPr>
          <w:rFonts w:hint="eastAsia"/>
        </w:rPr>
        <w:t>阅读相关条款及协议</w:t>
      </w:r>
    </w:p>
    <w:p w:rsidR="003A5F71" w:rsidRDefault="003A5F71" w:rsidP="003A5F71">
      <w:pPr>
        <w:pStyle w:val="afd"/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客户阅读相应条款及协议，确认后下一步。</w:t>
      </w:r>
    </w:p>
    <w:p w:rsidR="00FA01DF" w:rsidRDefault="003A5F71" w:rsidP="00FA01DF">
      <w:pPr>
        <w:pStyle w:val="afd"/>
        <w:ind w:firstLine="420"/>
      </w:pPr>
      <w:r>
        <w:rPr>
          <w:rFonts w:hint="eastAsia"/>
        </w:rPr>
        <w:t>5.</w:t>
      </w:r>
      <w:r>
        <w:rPr>
          <w:rFonts w:hint="eastAsia"/>
        </w:rPr>
        <w:tab/>
      </w:r>
      <w:r w:rsidR="00FA01DF">
        <w:rPr>
          <w:rFonts w:hint="eastAsia"/>
        </w:rPr>
        <w:t>连接客服</w:t>
      </w:r>
      <w:r w:rsidR="00FA01DF">
        <w:rPr>
          <w:rFonts w:hint="eastAsia"/>
        </w:rPr>
        <w:tab/>
      </w:r>
    </w:p>
    <w:p w:rsidR="00FA01DF" w:rsidRDefault="00FA01DF" w:rsidP="00FA01DF">
      <w:pPr>
        <w:pStyle w:val="afd"/>
        <w:ind w:left="840" w:firstLine="420"/>
      </w:pPr>
      <w:r>
        <w:rPr>
          <w:rFonts w:hint="eastAsia"/>
        </w:rPr>
        <w:t>终端显示客服连接中信息，如果当前没有客服空闲，则显示排队信息及倒计时。客服连接后，需要客服确认客户是否本人，以及拍照、监督客户签字等。</w:t>
      </w:r>
    </w:p>
    <w:p w:rsidR="00FA01DF" w:rsidRDefault="003B3020" w:rsidP="00FA01DF">
      <w:pPr>
        <w:pStyle w:val="afd"/>
        <w:ind w:firstLine="420"/>
      </w:pPr>
      <w:r>
        <w:rPr>
          <w:rFonts w:hint="eastAsia"/>
        </w:rPr>
        <w:t>6</w:t>
      </w:r>
      <w:r w:rsidR="00FA01DF">
        <w:rPr>
          <w:rFonts w:hint="eastAsia"/>
        </w:rPr>
        <w:tab/>
      </w:r>
      <w:r w:rsidR="00FA01DF">
        <w:rPr>
          <w:rFonts w:hint="eastAsia"/>
        </w:rPr>
        <w:t>拍照</w:t>
      </w:r>
    </w:p>
    <w:p w:rsidR="00FA01DF" w:rsidRDefault="00FA01DF" w:rsidP="00FA01DF">
      <w:pPr>
        <w:pStyle w:val="afd"/>
        <w:ind w:left="840" w:firstLine="420"/>
      </w:pPr>
      <w:r>
        <w:rPr>
          <w:rFonts w:hint="eastAsia"/>
        </w:rPr>
        <w:t>拍照功能</w:t>
      </w:r>
      <w:proofErr w:type="gramStart"/>
      <w:r>
        <w:rPr>
          <w:rFonts w:hint="eastAsia"/>
        </w:rPr>
        <w:t>是由客服人</w:t>
      </w:r>
      <w:proofErr w:type="gramEnd"/>
      <w:r>
        <w:rPr>
          <w:rFonts w:hint="eastAsia"/>
        </w:rPr>
        <w:t>员进行操作的，坐席可以对拍的照片进行重拍，也可以直接取消拍照。拍照后后台自动留存拍照信息。</w:t>
      </w:r>
    </w:p>
    <w:p w:rsidR="001A43C2" w:rsidRDefault="003B3020" w:rsidP="00A111C0">
      <w:pPr>
        <w:pStyle w:val="afd"/>
        <w:ind w:firstLine="420"/>
      </w:pPr>
      <w:r>
        <w:rPr>
          <w:rFonts w:hint="eastAsia"/>
        </w:rPr>
        <w:t>7</w:t>
      </w:r>
      <w:r w:rsidR="00FA01DF">
        <w:rPr>
          <w:rFonts w:hint="eastAsia"/>
        </w:rPr>
        <w:t>.</w:t>
      </w:r>
      <w:r w:rsidR="00FA01DF">
        <w:rPr>
          <w:rFonts w:hint="eastAsia"/>
        </w:rPr>
        <w:tab/>
      </w:r>
      <w:r w:rsidR="001A43C2">
        <w:rPr>
          <w:rFonts w:hint="eastAsia"/>
        </w:rPr>
        <w:t>输入新密码</w:t>
      </w:r>
    </w:p>
    <w:p w:rsidR="001A43C2" w:rsidRDefault="001A43C2" w:rsidP="001A43C2">
      <w:pPr>
        <w:pStyle w:val="afd"/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客户按照前面流程中选择的内容进行密码设置：</w:t>
      </w:r>
    </w:p>
    <w:p w:rsidR="001A43C2" w:rsidRDefault="001A43C2" w:rsidP="001A43C2">
      <w:pPr>
        <w:pStyle w:val="afd"/>
        <w:ind w:left="1260" w:firstLine="420"/>
      </w:pPr>
      <w:r>
        <w:rPr>
          <w:rFonts w:hint="eastAsia"/>
        </w:rPr>
        <w:t>全部挂失：提示输入新的查询密码和交易密码，并提交系统自动登记。</w:t>
      </w:r>
    </w:p>
    <w:p w:rsidR="001A43C2" w:rsidRDefault="001A43C2" w:rsidP="001A43C2">
      <w:pPr>
        <w:pStyle w:val="afd"/>
        <w:ind w:left="1260" w:firstLine="420"/>
      </w:pPr>
      <w:r>
        <w:rPr>
          <w:rFonts w:hint="eastAsia"/>
        </w:rPr>
        <w:t>查询密码挂失：提示输入新的查询密码，并提交系统自动登记。</w:t>
      </w:r>
    </w:p>
    <w:p w:rsidR="001A43C2" w:rsidRPr="001A43C2" w:rsidRDefault="001A43C2" w:rsidP="003A57EF">
      <w:pPr>
        <w:pStyle w:val="afd"/>
        <w:ind w:left="1260" w:firstLine="420"/>
      </w:pPr>
      <w:r>
        <w:rPr>
          <w:rFonts w:hint="eastAsia"/>
        </w:rPr>
        <w:t>交易密码挂失：提示输入新的交易密码，并提交系统自动登记。</w:t>
      </w:r>
    </w:p>
    <w:p w:rsidR="00FA01DF" w:rsidRDefault="00A111C0" w:rsidP="00FA01DF">
      <w:pPr>
        <w:pStyle w:val="afd"/>
        <w:ind w:firstLine="420"/>
      </w:pPr>
      <w:r>
        <w:rPr>
          <w:rFonts w:hint="eastAsia"/>
        </w:rPr>
        <w:t>8</w:t>
      </w:r>
      <w:r w:rsidR="00FA01DF">
        <w:rPr>
          <w:rFonts w:hint="eastAsia"/>
        </w:rPr>
        <w:t xml:space="preserve">. </w:t>
      </w:r>
      <w:r w:rsidR="00FA01DF">
        <w:rPr>
          <w:rFonts w:hint="eastAsia"/>
        </w:rPr>
        <w:t>客户签字及按指纹</w:t>
      </w:r>
    </w:p>
    <w:p w:rsidR="00FA01DF" w:rsidRDefault="00FA01DF" w:rsidP="00FA01DF">
      <w:pPr>
        <w:pStyle w:val="afd"/>
        <w:ind w:left="840" w:firstLine="420"/>
      </w:pPr>
      <w:r>
        <w:rPr>
          <w:rFonts w:hint="eastAsia"/>
        </w:rPr>
        <w:t>终端界面显示客户输入的信息，客户</w:t>
      </w:r>
      <w:r w:rsidR="0004795E">
        <w:rPr>
          <w:rFonts w:hint="eastAsia"/>
        </w:rPr>
        <w:t>确认</w:t>
      </w:r>
      <w:r>
        <w:rPr>
          <w:rFonts w:hint="eastAsia"/>
        </w:rPr>
        <w:t>密码</w:t>
      </w:r>
      <w:r w:rsidR="0004795E">
        <w:rPr>
          <w:rFonts w:hint="eastAsia"/>
        </w:rPr>
        <w:t>挂失</w:t>
      </w:r>
      <w:r>
        <w:rPr>
          <w:rFonts w:hint="eastAsia"/>
        </w:rPr>
        <w:t>。验证后客服人员要求客户当面在终端上签字及按指纹，客户处理完毕后点击下一步。</w:t>
      </w:r>
    </w:p>
    <w:p w:rsidR="00FA01DF" w:rsidRDefault="00A111C0" w:rsidP="00FA01DF">
      <w:pPr>
        <w:pStyle w:val="afd"/>
        <w:ind w:firstLine="420"/>
      </w:pPr>
      <w:r>
        <w:rPr>
          <w:rFonts w:hint="eastAsia"/>
        </w:rPr>
        <w:lastRenderedPageBreak/>
        <w:t>9</w:t>
      </w:r>
      <w:r w:rsidR="00FA01DF">
        <w:rPr>
          <w:rFonts w:hint="eastAsia"/>
        </w:rPr>
        <w:t xml:space="preserve">. </w:t>
      </w:r>
      <w:r w:rsidR="00FA01DF">
        <w:rPr>
          <w:rFonts w:hint="eastAsia"/>
        </w:rPr>
        <w:t>客服审核</w:t>
      </w:r>
    </w:p>
    <w:p w:rsidR="00FA01DF" w:rsidRDefault="00FA01DF" w:rsidP="00D83E9C">
      <w:pPr>
        <w:pStyle w:val="afd"/>
        <w:ind w:left="840" w:firstLine="420"/>
      </w:pPr>
      <w:r>
        <w:rPr>
          <w:rFonts w:hint="eastAsia"/>
        </w:rPr>
        <w:t>客服人员对客户提交的信息内容进行审核，审核通过后提交后台进行挂失处理，审核不通过则</w:t>
      </w:r>
      <w:r w:rsidR="00016158">
        <w:rPr>
          <w:rFonts w:hint="eastAsia"/>
        </w:rPr>
        <w:t>提示失败信息，并退出返回主界面</w:t>
      </w:r>
      <w:r>
        <w:rPr>
          <w:rFonts w:hint="eastAsia"/>
        </w:rPr>
        <w:t>。</w:t>
      </w:r>
    </w:p>
    <w:p w:rsidR="00AC4206" w:rsidRDefault="00AC4206" w:rsidP="00AC4206">
      <w:pPr>
        <w:pStyle w:val="afd"/>
        <w:ind w:firstLine="420"/>
      </w:pPr>
      <w:r>
        <w:rPr>
          <w:rFonts w:hint="eastAsia"/>
        </w:rPr>
        <w:t>1</w:t>
      </w:r>
      <w:r w:rsidR="00A111C0">
        <w:rPr>
          <w:rFonts w:hint="eastAsia"/>
        </w:rPr>
        <w:t>0</w:t>
      </w:r>
      <w:r>
        <w:rPr>
          <w:rFonts w:hint="eastAsia"/>
        </w:rPr>
        <w:t>.</w:t>
      </w:r>
      <w:r>
        <w:rPr>
          <w:rFonts w:hint="eastAsia"/>
        </w:rPr>
        <w:tab/>
      </w:r>
      <w:r>
        <w:rPr>
          <w:rFonts w:hint="eastAsia"/>
        </w:rPr>
        <w:t>后台挂失</w:t>
      </w:r>
    </w:p>
    <w:p w:rsidR="00AC4206" w:rsidRPr="00716542" w:rsidRDefault="00AC4206" w:rsidP="00AC4206">
      <w:pPr>
        <w:pStyle w:val="afd"/>
        <w:ind w:left="840" w:firstLine="420"/>
      </w:pPr>
      <w:r>
        <w:rPr>
          <w:rFonts w:hint="eastAsia"/>
        </w:rPr>
        <w:t>将客户前面的页面填写的和选择的个人信息发往核心进行挂失交易。成功后，终端提示挂失成功。如果交易失败则给予客户提示，并跳转到错误页面退到主界面。</w:t>
      </w:r>
    </w:p>
    <w:p w:rsidR="00FA01DF" w:rsidRDefault="00A71AAB" w:rsidP="00FA01DF">
      <w:pPr>
        <w:pStyle w:val="afd"/>
        <w:ind w:firstLine="420"/>
      </w:pPr>
      <w:r>
        <w:rPr>
          <w:rFonts w:hint="eastAsia"/>
        </w:rPr>
        <w:t>1</w:t>
      </w:r>
      <w:r w:rsidR="00A111C0">
        <w:rPr>
          <w:rFonts w:hint="eastAsia"/>
        </w:rPr>
        <w:t>1</w:t>
      </w:r>
      <w:r w:rsidR="003B3020">
        <w:rPr>
          <w:rFonts w:hint="eastAsia"/>
        </w:rPr>
        <w:t>.</w:t>
      </w:r>
      <w:r>
        <w:rPr>
          <w:rFonts w:hint="eastAsia"/>
        </w:rPr>
        <w:tab/>
      </w:r>
      <w:r w:rsidR="00FA01DF">
        <w:rPr>
          <w:rFonts w:hint="eastAsia"/>
        </w:rPr>
        <w:t>打印凭条</w:t>
      </w:r>
    </w:p>
    <w:p w:rsidR="00743E48" w:rsidRDefault="00FA01DF" w:rsidP="00FA01DF">
      <w:pPr>
        <w:pStyle w:val="afd"/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打印客户挂失凭条。</w:t>
      </w:r>
    </w:p>
    <w:tbl>
      <w:tblPr>
        <w:tblpPr w:leftFromText="180" w:rightFromText="180" w:vertAnchor="text" w:horzAnchor="margin" w:tblpY="640"/>
        <w:tblW w:w="10414" w:type="dxa"/>
        <w:tblLook w:val="04A0" w:firstRow="1" w:lastRow="0" w:firstColumn="1" w:lastColumn="0" w:noHBand="0" w:noVBand="1"/>
      </w:tblPr>
      <w:tblGrid>
        <w:gridCol w:w="2080"/>
        <w:gridCol w:w="1147"/>
        <w:gridCol w:w="3592"/>
        <w:gridCol w:w="3595"/>
      </w:tblGrid>
      <w:tr w:rsidR="0062120D" w:rsidRPr="00D64E41" w:rsidTr="0062120D">
        <w:trPr>
          <w:trHeight w:val="270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center"/>
              <w:rPr>
                <w:rFonts w:ascii="宋体" w:hAnsi="宋体" w:cs="宋体"/>
                <w:bCs/>
                <w:color w:val="000000"/>
                <w:sz w:val="22"/>
                <w:szCs w:val="22"/>
                <w:highlight w:val="yellow"/>
              </w:rPr>
            </w:pPr>
            <w:r w:rsidRPr="00D64E41">
              <w:rPr>
                <w:rFonts w:ascii="宋体" w:hAnsi="宋体" w:cs="宋体" w:hint="eastAsia"/>
                <w:bCs/>
                <w:color w:val="000000"/>
                <w:sz w:val="22"/>
                <w:szCs w:val="22"/>
                <w:highlight w:val="yellow"/>
              </w:rPr>
              <w:t>界面元素</w:t>
            </w:r>
          </w:p>
        </w:tc>
        <w:tc>
          <w:tcPr>
            <w:tcW w:w="11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center"/>
              <w:rPr>
                <w:rFonts w:ascii="宋体" w:hAnsi="宋体" w:cs="宋体"/>
                <w:bCs/>
                <w:color w:val="000000"/>
                <w:sz w:val="22"/>
                <w:szCs w:val="22"/>
                <w:highlight w:val="yellow"/>
              </w:rPr>
            </w:pPr>
            <w:r w:rsidRPr="00D64E41">
              <w:rPr>
                <w:rFonts w:ascii="宋体" w:hAnsi="宋体" w:cs="宋体" w:hint="eastAsia"/>
                <w:bCs/>
                <w:color w:val="000000"/>
                <w:sz w:val="22"/>
                <w:szCs w:val="22"/>
                <w:highlight w:val="yellow"/>
              </w:rPr>
              <w:t>是否必输</w:t>
            </w:r>
          </w:p>
        </w:tc>
        <w:tc>
          <w:tcPr>
            <w:tcW w:w="35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center"/>
              <w:rPr>
                <w:rFonts w:ascii="宋体" w:hAnsi="宋体" w:cs="宋体"/>
                <w:bCs/>
                <w:color w:val="000000"/>
                <w:sz w:val="22"/>
                <w:szCs w:val="22"/>
                <w:highlight w:val="yellow"/>
              </w:rPr>
            </w:pPr>
            <w:r w:rsidRPr="00D64E41">
              <w:rPr>
                <w:rFonts w:ascii="宋体" w:hAnsi="宋体" w:cs="宋体" w:hint="eastAsia"/>
                <w:bCs/>
                <w:color w:val="000000"/>
                <w:sz w:val="22"/>
                <w:szCs w:val="22"/>
                <w:highlight w:val="yellow"/>
              </w:rPr>
              <w:t>说明</w:t>
            </w:r>
          </w:p>
        </w:tc>
        <w:tc>
          <w:tcPr>
            <w:tcW w:w="35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center"/>
              <w:rPr>
                <w:rFonts w:ascii="宋体" w:hAnsi="宋体" w:cs="宋体"/>
                <w:bCs/>
                <w:color w:val="000000"/>
                <w:sz w:val="22"/>
                <w:szCs w:val="22"/>
                <w:highlight w:val="yellow"/>
              </w:rPr>
            </w:pPr>
            <w:r w:rsidRPr="00D64E41">
              <w:rPr>
                <w:rFonts w:ascii="宋体" w:hAnsi="宋体" w:cs="宋体" w:hint="eastAsia"/>
                <w:bCs/>
                <w:color w:val="000000"/>
                <w:sz w:val="22"/>
                <w:szCs w:val="22"/>
                <w:highlight w:val="yellow"/>
              </w:rPr>
              <w:t>待确认内容</w:t>
            </w:r>
          </w:p>
        </w:tc>
      </w:tr>
      <w:tr w:rsidR="00D64E41" w:rsidRPr="00D64E41" w:rsidTr="0062120D">
        <w:trPr>
          <w:trHeight w:val="27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</w:rPr>
              <w:t>挂失类型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</w:rPr>
              <w:t>默认密码挂失，不可修改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隐藏</w:t>
            </w:r>
          </w:p>
        </w:tc>
      </w:tr>
      <w:tr w:rsidR="00D64E41" w:rsidRPr="00D64E41" w:rsidTr="0062120D">
        <w:trPr>
          <w:trHeight w:val="27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</w:rPr>
              <w:t>密码种类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</w:rPr>
              <w:t>全部、查询密码、交易密码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D64E41" w:rsidRPr="00D64E41" w:rsidTr="0062120D">
        <w:trPr>
          <w:trHeight w:val="27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客户账号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查询回显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D64E41" w:rsidRPr="00D64E41" w:rsidTr="0062120D">
        <w:trPr>
          <w:trHeight w:val="27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客户账号类型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查询回显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D64E41" w:rsidRPr="00D64E41" w:rsidTr="0062120D">
        <w:trPr>
          <w:trHeight w:val="27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客户中文名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查询回显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D64E41" w:rsidRPr="00D64E41" w:rsidTr="0062120D">
        <w:trPr>
          <w:trHeight w:val="27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</w:rPr>
              <w:t>凭证种类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查询回显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D64E41" w:rsidRPr="00D64E41" w:rsidTr="0062120D">
        <w:trPr>
          <w:trHeight w:val="27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</w:rPr>
              <w:t>凭证单位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</w:rPr>
              <w:t>默认为1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隐藏</w:t>
            </w:r>
          </w:p>
        </w:tc>
      </w:tr>
      <w:tr w:rsidR="00D64E41" w:rsidRPr="00D64E41" w:rsidTr="0062120D">
        <w:trPr>
          <w:trHeight w:val="27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</w:rPr>
              <w:t>凭证张数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</w:rPr>
              <w:t>默认为1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隐藏</w:t>
            </w:r>
          </w:p>
        </w:tc>
      </w:tr>
      <w:tr w:rsidR="00D64E41" w:rsidRPr="00D64E41" w:rsidTr="0062120D">
        <w:trPr>
          <w:trHeight w:val="27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</w:rPr>
              <w:t>账户控制类型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客户手动选择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D64E41" w:rsidRPr="00D64E41" w:rsidTr="0062120D">
        <w:trPr>
          <w:trHeight w:val="27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</w:rPr>
              <w:t>是否签订解挂天数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3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隐藏</w:t>
            </w:r>
          </w:p>
        </w:tc>
      </w:tr>
      <w:tr w:rsidR="00D64E41" w:rsidRPr="00D64E41" w:rsidTr="0062120D">
        <w:trPr>
          <w:trHeight w:val="27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</w:rPr>
              <w:t>挂失签订天数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3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>隐藏</w:t>
            </w:r>
          </w:p>
        </w:tc>
      </w:tr>
      <w:tr w:rsidR="00D64E41" w:rsidRPr="00D64E41" w:rsidTr="0062120D">
        <w:trPr>
          <w:trHeight w:val="27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</w:rPr>
              <w:t>新查询密码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3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客户手输，如果密码种类为查询密码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D64E41" w:rsidRPr="00D64E41" w:rsidTr="0062120D">
        <w:trPr>
          <w:trHeight w:val="27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</w:rPr>
              <w:t>新交易密码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3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</w:rPr>
              <w:t>客户手输，如果密码种类为交易密码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D64E41" w:rsidRPr="00D64E41" w:rsidTr="0062120D">
        <w:trPr>
          <w:trHeight w:val="27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</w:rPr>
              <w:t>证件种类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查询回显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  <w:highlight w:val="yellow"/>
              </w:rPr>
              <w:t xml:space="preserve">　</w:t>
            </w:r>
          </w:p>
        </w:tc>
      </w:tr>
      <w:tr w:rsidR="00D64E41" w:rsidRPr="00D64E41" w:rsidTr="0062120D">
        <w:trPr>
          <w:trHeight w:val="27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</w:rPr>
              <w:t>证件号码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D64E41">
              <w:rPr>
                <w:rFonts w:ascii="宋体" w:hAnsi="宋体" w:cs="宋体" w:hint="eastAsia"/>
                <w:color w:val="000000"/>
                <w:sz w:val="22"/>
                <w:szCs w:val="22"/>
              </w:rPr>
              <w:t>查询回显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E41" w:rsidRPr="00D64E41" w:rsidRDefault="00D64E41" w:rsidP="00D64E41">
            <w:pPr>
              <w:spacing w:after="0"/>
              <w:jc w:val="left"/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</w:p>
        </w:tc>
      </w:tr>
    </w:tbl>
    <w:p w:rsidR="00743E48" w:rsidRDefault="00743E48" w:rsidP="00743E48">
      <w:pPr>
        <w:pStyle w:val="4"/>
        <w:numPr>
          <w:ilvl w:val="3"/>
          <w:numId w:val="4"/>
        </w:numPr>
      </w:pPr>
      <w:r>
        <w:rPr>
          <w:rFonts w:hint="eastAsia"/>
        </w:rPr>
        <w:t>界面元素</w:t>
      </w:r>
    </w:p>
    <w:p w:rsidR="002D0E6A" w:rsidRPr="00D64E41" w:rsidRDefault="002D0E6A" w:rsidP="00743E48">
      <w:pPr>
        <w:ind w:left="420"/>
      </w:pPr>
    </w:p>
    <w:p w:rsidR="00085C0F" w:rsidRDefault="00085C0F" w:rsidP="00085C0F">
      <w:pPr>
        <w:ind w:left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挂失查询、非挂失查询主要显示客户账户信息及余额，用于客户确认当前账户资金情况</w:t>
      </w:r>
    </w:p>
    <w:p w:rsidR="00085C0F" w:rsidRDefault="00085C0F" w:rsidP="00085C0F">
      <w:pPr>
        <w:ind w:left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ab/>
      </w:r>
      <w:r w:rsidR="00BC303B">
        <w:rPr>
          <w:rFonts w:hint="eastAsia"/>
        </w:rPr>
        <w:t>密码</w:t>
      </w:r>
      <w:r>
        <w:rPr>
          <w:rFonts w:hint="eastAsia"/>
        </w:rPr>
        <w:t>挂失时，</w:t>
      </w:r>
      <w:r>
        <w:rPr>
          <w:rFonts w:hint="eastAsia"/>
        </w:rPr>
        <w:tab/>
      </w:r>
      <w:r>
        <w:rPr>
          <w:rFonts w:hint="eastAsia"/>
        </w:rPr>
        <w:t>客户账号、账号类型、客户中文名、凭证种类、证件类型、证件种类通过刷卡刷身份证回显。</w:t>
      </w:r>
    </w:p>
    <w:p w:rsidR="00085C0F" w:rsidRDefault="00085C0F" w:rsidP="00085C0F">
      <w:pPr>
        <w:ind w:left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A26339">
        <w:rPr>
          <w:rFonts w:hint="eastAsia"/>
        </w:rPr>
        <w:t>密码种类有：全部挂失、交易密码挂失和查询密码挂失</w:t>
      </w:r>
      <w:r w:rsidRPr="00787F85">
        <w:rPr>
          <w:rFonts w:hint="eastAsia"/>
        </w:rPr>
        <w:t>。</w:t>
      </w:r>
    </w:p>
    <w:p w:rsidR="00085C0F" w:rsidRPr="00085C0F" w:rsidRDefault="00085C0F" w:rsidP="006716B1">
      <w:pPr>
        <w:ind w:left="420"/>
      </w:pPr>
      <w:r>
        <w:rPr>
          <w:rFonts w:hint="eastAsia"/>
        </w:rPr>
        <w:t>4</w:t>
      </w:r>
      <w:r>
        <w:rPr>
          <w:rFonts w:hint="eastAsia"/>
        </w:rPr>
        <w:t>、挂失必须</w:t>
      </w:r>
      <w:r w:rsidR="00963ABB">
        <w:rPr>
          <w:rFonts w:hint="eastAsia"/>
        </w:rPr>
        <w:t>重置</w:t>
      </w:r>
      <w:r>
        <w:rPr>
          <w:rFonts w:hint="eastAsia"/>
        </w:rPr>
        <w:t>密码，密码挂失后第二天</w:t>
      </w:r>
      <w:r w:rsidR="002E229B">
        <w:rPr>
          <w:rFonts w:hint="eastAsia"/>
        </w:rPr>
        <w:t>账户</w:t>
      </w:r>
      <w:r w:rsidR="0026365C">
        <w:rPr>
          <w:rFonts w:hint="eastAsia"/>
        </w:rPr>
        <w:t>生效</w:t>
      </w:r>
      <w:r>
        <w:rPr>
          <w:rFonts w:hint="eastAsia"/>
        </w:rPr>
        <w:t>。</w:t>
      </w:r>
    </w:p>
    <w:p w:rsidR="00743E48" w:rsidRDefault="00743E48" w:rsidP="00743E48">
      <w:pPr>
        <w:pStyle w:val="4"/>
        <w:numPr>
          <w:ilvl w:val="3"/>
          <w:numId w:val="4"/>
        </w:numPr>
      </w:pPr>
      <w:r>
        <w:rPr>
          <w:rFonts w:hint="eastAsia"/>
        </w:rPr>
        <w:lastRenderedPageBreak/>
        <w:t>业务规则</w:t>
      </w:r>
    </w:p>
    <w:p w:rsidR="00743E48" w:rsidRDefault="00743E48" w:rsidP="00743E48">
      <w:pPr>
        <w:pStyle w:val="afd"/>
        <w:ind w:firstLine="420"/>
      </w:pPr>
      <w:r>
        <w:rPr>
          <w:rFonts w:hint="eastAsia"/>
        </w:rPr>
        <w:t xml:space="preserve">1.   </w:t>
      </w:r>
      <w:r w:rsidR="000F2225">
        <w:rPr>
          <w:rFonts w:hint="eastAsia"/>
        </w:rPr>
        <w:t>密码挂失</w:t>
      </w:r>
      <w:r>
        <w:rPr>
          <w:rFonts w:hint="eastAsia"/>
        </w:rPr>
        <w:t>必须本人在场，</w:t>
      </w:r>
      <w:proofErr w:type="gramStart"/>
      <w:r>
        <w:rPr>
          <w:rFonts w:hint="eastAsia"/>
        </w:rPr>
        <w:t>并且由客服人</w:t>
      </w:r>
      <w:proofErr w:type="gramEnd"/>
      <w:r>
        <w:rPr>
          <w:rFonts w:hint="eastAsia"/>
        </w:rPr>
        <w:t>员进行身份核实及拍照。</w:t>
      </w:r>
    </w:p>
    <w:p w:rsidR="00743E48" w:rsidRDefault="00743E48" w:rsidP="00743E48">
      <w:pPr>
        <w:pStyle w:val="afd"/>
        <w:ind w:firstLine="420"/>
      </w:pPr>
      <w:r>
        <w:rPr>
          <w:rFonts w:hint="eastAsia"/>
        </w:rPr>
        <w:t xml:space="preserve">2.   </w:t>
      </w:r>
      <w:r>
        <w:rPr>
          <w:rFonts w:hint="eastAsia"/>
        </w:rPr>
        <w:t>客户必须在客服的监督下签字、按指纹。</w:t>
      </w:r>
    </w:p>
    <w:p w:rsidR="00B445A9" w:rsidRDefault="00B445A9" w:rsidP="00743E48">
      <w:pPr>
        <w:pStyle w:val="afd"/>
        <w:ind w:firstLine="420"/>
      </w:pPr>
      <w:r>
        <w:rPr>
          <w:rFonts w:hint="eastAsia"/>
        </w:rPr>
        <w:t>3.</w:t>
      </w:r>
      <w:r>
        <w:rPr>
          <w:rFonts w:hint="eastAsia"/>
        </w:rPr>
        <w:tab/>
        <w:t xml:space="preserve"> </w:t>
      </w:r>
      <w:r>
        <w:rPr>
          <w:rFonts w:hint="eastAsia"/>
        </w:rPr>
        <w:t>仅可办理密码正式挂失。</w:t>
      </w:r>
    </w:p>
    <w:p w:rsidR="00EC3E10" w:rsidRDefault="00EC3E10" w:rsidP="00743E48">
      <w:pPr>
        <w:pStyle w:val="afd"/>
        <w:ind w:firstLine="420"/>
      </w:pPr>
      <w:r>
        <w:rPr>
          <w:rFonts w:hint="eastAsia"/>
        </w:rPr>
        <w:t>4.</w:t>
      </w:r>
      <w:r>
        <w:rPr>
          <w:rFonts w:hint="eastAsia"/>
        </w:rPr>
        <w:tab/>
      </w:r>
      <w:r w:rsidR="009101D0">
        <w:rPr>
          <w:rFonts w:hint="eastAsia"/>
        </w:rPr>
        <w:t xml:space="preserve"> </w:t>
      </w:r>
      <w:r>
        <w:rPr>
          <w:rFonts w:hint="eastAsia"/>
        </w:rPr>
        <w:t>跨分行、跨地域均不能办理。</w:t>
      </w:r>
    </w:p>
    <w:p w:rsidR="0050267B" w:rsidRDefault="0050267B" w:rsidP="00743E48">
      <w:pPr>
        <w:pStyle w:val="afd"/>
        <w:ind w:firstLine="420"/>
      </w:pPr>
      <w:r>
        <w:rPr>
          <w:rFonts w:hint="eastAsia"/>
        </w:rPr>
        <w:t>5</w:t>
      </w:r>
      <w:r>
        <w:rPr>
          <w:rFonts w:hint="eastAsia"/>
        </w:rPr>
        <w:t>．</w:t>
      </w:r>
      <w:r>
        <w:rPr>
          <w:rFonts w:hint="eastAsia"/>
        </w:rPr>
        <w:t xml:space="preserve">  </w:t>
      </w:r>
      <w:r>
        <w:rPr>
          <w:rFonts w:hint="eastAsia"/>
        </w:rPr>
        <w:t>本业务仅办理借记卡密码挂失。</w:t>
      </w:r>
    </w:p>
    <w:p w:rsidR="00E8131C" w:rsidRDefault="00E8131C" w:rsidP="00743E48">
      <w:pPr>
        <w:pStyle w:val="afd"/>
        <w:ind w:firstLine="420"/>
      </w:pPr>
      <w:r>
        <w:rPr>
          <w:rFonts w:hint="eastAsia"/>
        </w:rPr>
        <w:t>6.</w:t>
      </w:r>
      <w:r>
        <w:rPr>
          <w:rFonts w:hint="eastAsia"/>
        </w:rPr>
        <w:tab/>
        <w:t xml:space="preserve"> </w:t>
      </w:r>
      <w:r>
        <w:rPr>
          <w:rFonts w:hint="eastAsia"/>
        </w:rPr>
        <w:t>密码挂失不刷借记卡。</w:t>
      </w:r>
    </w:p>
    <w:p w:rsidR="0034760B" w:rsidRPr="00A24795" w:rsidRDefault="0034760B" w:rsidP="0034760B">
      <w:pPr>
        <w:pStyle w:val="3"/>
        <w:rPr>
          <w:color w:val="000000" w:themeColor="text1"/>
        </w:rPr>
      </w:pPr>
      <w:bookmarkStart w:id="185" w:name="_Toc460229194"/>
      <w:r w:rsidRPr="00A24795">
        <w:rPr>
          <w:rFonts w:hint="eastAsia"/>
          <w:color w:val="000000" w:themeColor="text1"/>
        </w:rPr>
        <w:t>客</w:t>
      </w:r>
      <w:proofErr w:type="gramStart"/>
      <w:r w:rsidRPr="00A24795">
        <w:rPr>
          <w:rFonts w:hint="eastAsia"/>
          <w:color w:val="000000" w:themeColor="text1"/>
        </w:rPr>
        <w:t>服服务</w:t>
      </w:r>
      <w:proofErr w:type="gramEnd"/>
      <w:r w:rsidRPr="00A24795">
        <w:rPr>
          <w:rFonts w:hint="eastAsia"/>
          <w:color w:val="000000" w:themeColor="text1"/>
        </w:rPr>
        <w:t>评价</w:t>
      </w:r>
      <w:bookmarkEnd w:id="185"/>
    </w:p>
    <w:p w:rsidR="0034760B" w:rsidRPr="00A24795" w:rsidRDefault="0034760B" w:rsidP="0034760B">
      <w:pPr>
        <w:pStyle w:val="aff4"/>
        <w:keepNext/>
        <w:keepLines/>
        <w:numPr>
          <w:ilvl w:val="0"/>
          <w:numId w:val="3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color w:val="000000" w:themeColor="text1"/>
          <w:spacing w:val="5"/>
          <w:kern w:val="20"/>
          <w:sz w:val="28"/>
          <w:szCs w:val="28"/>
        </w:rPr>
      </w:pPr>
    </w:p>
    <w:p w:rsidR="0034760B" w:rsidRPr="00A24795" w:rsidRDefault="0034760B" w:rsidP="0034760B">
      <w:pPr>
        <w:pStyle w:val="aff4"/>
        <w:keepNext/>
        <w:keepLines/>
        <w:numPr>
          <w:ilvl w:val="0"/>
          <w:numId w:val="3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color w:val="000000" w:themeColor="text1"/>
          <w:spacing w:val="5"/>
          <w:kern w:val="20"/>
          <w:sz w:val="28"/>
          <w:szCs w:val="28"/>
        </w:rPr>
      </w:pPr>
    </w:p>
    <w:p w:rsidR="0034760B" w:rsidRPr="00A24795" w:rsidRDefault="0034760B" w:rsidP="0034760B">
      <w:pPr>
        <w:pStyle w:val="aff4"/>
        <w:keepNext/>
        <w:keepLines/>
        <w:numPr>
          <w:ilvl w:val="1"/>
          <w:numId w:val="3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color w:val="000000" w:themeColor="text1"/>
          <w:spacing w:val="5"/>
          <w:kern w:val="20"/>
          <w:sz w:val="28"/>
          <w:szCs w:val="28"/>
        </w:rPr>
      </w:pPr>
    </w:p>
    <w:p w:rsidR="0034760B" w:rsidRPr="00A24795" w:rsidRDefault="0034760B" w:rsidP="0034760B">
      <w:pPr>
        <w:pStyle w:val="aff4"/>
        <w:keepNext/>
        <w:keepLines/>
        <w:numPr>
          <w:ilvl w:val="2"/>
          <w:numId w:val="3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color w:val="000000" w:themeColor="text1"/>
          <w:spacing w:val="5"/>
          <w:kern w:val="20"/>
          <w:sz w:val="28"/>
          <w:szCs w:val="28"/>
        </w:rPr>
      </w:pPr>
    </w:p>
    <w:p w:rsidR="0034760B" w:rsidRPr="00A24795" w:rsidRDefault="0034760B" w:rsidP="0034760B">
      <w:pPr>
        <w:pStyle w:val="aff4"/>
        <w:keepNext/>
        <w:keepLines/>
        <w:numPr>
          <w:ilvl w:val="2"/>
          <w:numId w:val="3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color w:val="000000" w:themeColor="text1"/>
          <w:spacing w:val="5"/>
          <w:kern w:val="20"/>
          <w:sz w:val="28"/>
          <w:szCs w:val="28"/>
        </w:rPr>
      </w:pPr>
    </w:p>
    <w:p w:rsidR="0034760B" w:rsidRPr="00A24795" w:rsidRDefault="0034760B" w:rsidP="0034760B">
      <w:pPr>
        <w:pStyle w:val="aff4"/>
        <w:keepNext/>
        <w:keepLines/>
        <w:numPr>
          <w:ilvl w:val="2"/>
          <w:numId w:val="3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color w:val="000000" w:themeColor="text1"/>
          <w:spacing w:val="5"/>
          <w:kern w:val="20"/>
          <w:sz w:val="28"/>
          <w:szCs w:val="28"/>
        </w:rPr>
      </w:pPr>
    </w:p>
    <w:p w:rsidR="0034760B" w:rsidRPr="00A24795" w:rsidRDefault="0034760B" w:rsidP="0034760B">
      <w:pPr>
        <w:pStyle w:val="aff4"/>
        <w:keepNext/>
        <w:keepLines/>
        <w:numPr>
          <w:ilvl w:val="2"/>
          <w:numId w:val="3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color w:val="000000" w:themeColor="text1"/>
          <w:spacing w:val="5"/>
          <w:kern w:val="20"/>
          <w:sz w:val="28"/>
          <w:szCs w:val="28"/>
        </w:rPr>
      </w:pPr>
    </w:p>
    <w:p w:rsidR="0034760B" w:rsidRPr="00A24795" w:rsidRDefault="0034760B" w:rsidP="0034760B">
      <w:pPr>
        <w:pStyle w:val="aff4"/>
        <w:keepNext/>
        <w:keepLines/>
        <w:numPr>
          <w:ilvl w:val="2"/>
          <w:numId w:val="3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color w:val="000000" w:themeColor="text1"/>
          <w:spacing w:val="5"/>
          <w:kern w:val="20"/>
          <w:sz w:val="28"/>
          <w:szCs w:val="28"/>
        </w:rPr>
      </w:pPr>
    </w:p>
    <w:p w:rsidR="0034760B" w:rsidRPr="00A24795" w:rsidRDefault="0034760B" w:rsidP="0034760B">
      <w:pPr>
        <w:pStyle w:val="aff4"/>
        <w:keepNext/>
        <w:keepLines/>
        <w:numPr>
          <w:ilvl w:val="2"/>
          <w:numId w:val="3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color w:val="000000" w:themeColor="text1"/>
          <w:spacing w:val="5"/>
          <w:kern w:val="20"/>
          <w:sz w:val="28"/>
          <w:szCs w:val="28"/>
        </w:rPr>
      </w:pPr>
    </w:p>
    <w:p w:rsidR="0034760B" w:rsidRPr="00A24795" w:rsidRDefault="0034760B" w:rsidP="0034760B">
      <w:pPr>
        <w:pStyle w:val="aff4"/>
        <w:keepNext/>
        <w:keepLines/>
        <w:numPr>
          <w:ilvl w:val="2"/>
          <w:numId w:val="3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color w:val="000000" w:themeColor="text1"/>
          <w:spacing w:val="5"/>
          <w:kern w:val="20"/>
          <w:sz w:val="28"/>
          <w:szCs w:val="28"/>
        </w:rPr>
      </w:pPr>
    </w:p>
    <w:p w:rsidR="0034760B" w:rsidRPr="00A24795" w:rsidRDefault="0034760B" w:rsidP="0034760B">
      <w:pPr>
        <w:pStyle w:val="aff4"/>
        <w:keepNext/>
        <w:keepLines/>
        <w:numPr>
          <w:ilvl w:val="2"/>
          <w:numId w:val="3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color w:val="000000" w:themeColor="text1"/>
          <w:spacing w:val="5"/>
          <w:kern w:val="20"/>
          <w:sz w:val="28"/>
          <w:szCs w:val="28"/>
        </w:rPr>
      </w:pPr>
    </w:p>
    <w:p w:rsidR="0034760B" w:rsidRPr="00A24795" w:rsidRDefault="0034760B" w:rsidP="0034760B">
      <w:pPr>
        <w:pStyle w:val="aff4"/>
        <w:keepNext/>
        <w:keepLines/>
        <w:numPr>
          <w:ilvl w:val="2"/>
          <w:numId w:val="3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color w:val="000000" w:themeColor="text1"/>
          <w:spacing w:val="5"/>
          <w:kern w:val="20"/>
          <w:sz w:val="28"/>
          <w:szCs w:val="28"/>
        </w:rPr>
      </w:pPr>
    </w:p>
    <w:p w:rsidR="0034760B" w:rsidRPr="00A24795" w:rsidRDefault="0034760B" w:rsidP="0034760B">
      <w:pPr>
        <w:pStyle w:val="aff4"/>
        <w:keepNext/>
        <w:keepLines/>
        <w:numPr>
          <w:ilvl w:val="2"/>
          <w:numId w:val="3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color w:val="000000" w:themeColor="text1"/>
          <w:spacing w:val="5"/>
          <w:kern w:val="20"/>
          <w:sz w:val="28"/>
          <w:szCs w:val="28"/>
        </w:rPr>
      </w:pPr>
    </w:p>
    <w:p w:rsidR="0034760B" w:rsidRPr="00A24795" w:rsidRDefault="0034760B" w:rsidP="0034760B">
      <w:pPr>
        <w:pStyle w:val="aff4"/>
        <w:keepNext/>
        <w:keepLines/>
        <w:numPr>
          <w:ilvl w:val="2"/>
          <w:numId w:val="3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color w:val="000000" w:themeColor="text1"/>
          <w:spacing w:val="5"/>
          <w:kern w:val="20"/>
          <w:sz w:val="28"/>
          <w:szCs w:val="28"/>
        </w:rPr>
      </w:pPr>
    </w:p>
    <w:p w:rsidR="0034760B" w:rsidRPr="00A24795" w:rsidRDefault="0034760B" w:rsidP="0034760B">
      <w:pPr>
        <w:pStyle w:val="aff4"/>
        <w:keepNext/>
        <w:keepLines/>
        <w:numPr>
          <w:ilvl w:val="2"/>
          <w:numId w:val="3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color w:val="000000" w:themeColor="text1"/>
          <w:spacing w:val="5"/>
          <w:kern w:val="20"/>
          <w:sz w:val="28"/>
          <w:szCs w:val="28"/>
        </w:rPr>
      </w:pPr>
    </w:p>
    <w:p w:rsidR="0034760B" w:rsidRPr="00A24795" w:rsidRDefault="0034760B" w:rsidP="0034760B">
      <w:pPr>
        <w:pStyle w:val="4"/>
        <w:numPr>
          <w:ilvl w:val="3"/>
          <w:numId w:val="32"/>
        </w:numPr>
        <w:rPr>
          <w:color w:val="000000" w:themeColor="text1"/>
        </w:rPr>
      </w:pPr>
      <w:r w:rsidRPr="00A24795">
        <w:rPr>
          <w:rFonts w:hint="eastAsia"/>
          <w:color w:val="000000" w:themeColor="text1"/>
        </w:rPr>
        <w:t>功能描述</w:t>
      </w:r>
    </w:p>
    <w:p w:rsidR="0034760B" w:rsidRPr="00A24795" w:rsidRDefault="00CE3FC3" w:rsidP="0034760B">
      <w:pPr>
        <w:pStyle w:val="afd"/>
        <w:ind w:firstLine="420"/>
        <w:rPr>
          <w:color w:val="000000" w:themeColor="text1"/>
        </w:rPr>
      </w:pPr>
      <w:r w:rsidRPr="00A24795">
        <w:rPr>
          <w:rFonts w:hint="eastAsia"/>
          <w:color w:val="000000" w:themeColor="text1"/>
        </w:rPr>
        <w:t>客户对于客</w:t>
      </w:r>
      <w:proofErr w:type="gramStart"/>
      <w:r w:rsidRPr="00A24795">
        <w:rPr>
          <w:rFonts w:hint="eastAsia"/>
          <w:color w:val="000000" w:themeColor="text1"/>
        </w:rPr>
        <w:t>服服务</w:t>
      </w:r>
      <w:proofErr w:type="gramEnd"/>
      <w:r w:rsidRPr="00A24795">
        <w:rPr>
          <w:rFonts w:hint="eastAsia"/>
          <w:color w:val="000000" w:themeColor="text1"/>
        </w:rPr>
        <w:t>态度，服务质量做出整体评价</w:t>
      </w:r>
    </w:p>
    <w:p w:rsidR="00DB40B8" w:rsidRPr="00A24795" w:rsidRDefault="00A06699" w:rsidP="0034760B">
      <w:pPr>
        <w:pStyle w:val="afd"/>
        <w:ind w:firstLine="420"/>
        <w:rPr>
          <w:color w:val="000000" w:themeColor="text1"/>
        </w:rPr>
      </w:pPr>
      <w:r w:rsidRPr="00A24795">
        <w:rPr>
          <w:rFonts w:hint="eastAsia"/>
          <w:color w:val="000000" w:themeColor="text1"/>
        </w:rPr>
        <w:t>（</w:t>
      </w:r>
      <w:r w:rsidR="00DB40B8" w:rsidRPr="00A24795">
        <w:rPr>
          <w:rFonts w:hint="eastAsia"/>
          <w:color w:val="000000" w:themeColor="text1"/>
        </w:rPr>
        <w:t>评价分为</w:t>
      </w:r>
      <w:r w:rsidR="00DB40B8" w:rsidRPr="00A24795">
        <w:rPr>
          <w:rFonts w:hint="eastAsia"/>
          <w:color w:val="000000" w:themeColor="text1"/>
        </w:rPr>
        <w:t>5</w:t>
      </w:r>
      <w:r w:rsidR="00DB40B8" w:rsidRPr="00A24795">
        <w:rPr>
          <w:rFonts w:hint="eastAsia"/>
          <w:color w:val="000000" w:themeColor="text1"/>
        </w:rPr>
        <w:t>个级别，页面显示为</w:t>
      </w:r>
      <w:r w:rsidR="00DB40B8" w:rsidRPr="00A24795">
        <w:rPr>
          <w:rFonts w:hint="eastAsia"/>
          <w:color w:val="000000" w:themeColor="text1"/>
        </w:rPr>
        <w:t>5</w:t>
      </w:r>
      <w:r w:rsidR="00DB40B8" w:rsidRPr="00A24795">
        <w:rPr>
          <w:rFonts w:hint="eastAsia"/>
          <w:color w:val="000000" w:themeColor="text1"/>
        </w:rPr>
        <w:t>颗☆</w:t>
      </w:r>
      <w:r w:rsidRPr="00A24795">
        <w:rPr>
          <w:rFonts w:hint="eastAsia"/>
          <w:color w:val="000000" w:themeColor="text1"/>
        </w:rPr>
        <w:t>）</w:t>
      </w:r>
    </w:p>
    <w:p w:rsidR="0034760B" w:rsidRPr="00A24795" w:rsidRDefault="0034760B" w:rsidP="00E65AEF">
      <w:pPr>
        <w:pStyle w:val="4"/>
        <w:numPr>
          <w:ilvl w:val="3"/>
          <w:numId w:val="32"/>
        </w:numPr>
        <w:rPr>
          <w:color w:val="000000" w:themeColor="text1"/>
        </w:rPr>
      </w:pPr>
      <w:r w:rsidRPr="00A24795">
        <w:rPr>
          <w:rFonts w:hint="eastAsia"/>
          <w:color w:val="000000" w:themeColor="text1"/>
        </w:rPr>
        <w:t>业务流程</w:t>
      </w:r>
    </w:p>
    <w:p w:rsidR="00E65AEF" w:rsidRPr="00A24795" w:rsidRDefault="00E65AEF" w:rsidP="00E65AEF">
      <w:pPr>
        <w:pStyle w:val="afd"/>
        <w:numPr>
          <w:ilvl w:val="4"/>
          <w:numId w:val="32"/>
        </w:numPr>
        <w:ind w:firstLineChars="0"/>
        <w:rPr>
          <w:color w:val="000000" w:themeColor="text1"/>
        </w:rPr>
      </w:pPr>
      <w:r w:rsidRPr="00A24795">
        <w:rPr>
          <w:rFonts w:hint="eastAsia"/>
          <w:color w:val="000000" w:themeColor="text1"/>
        </w:rPr>
        <w:t>当业务结束后，界面显示评价界面</w:t>
      </w:r>
    </w:p>
    <w:p w:rsidR="00E65AEF" w:rsidRPr="00A24795" w:rsidRDefault="00E65AEF" w:rsidP="00E65AEF">
      <w:pPr>
        <w:pStyle w:val="afd"/>
        <w:numPr>
          <w:ilvl w:val="4"/>
          <w:numId w:val="32"/>
        </w:numPr>
        <w:ind w:firstLineChars="0"/>
        <w:rPr>
          <w:color w:val="000000" w:themeColor="text1"/>
        </w:rPr>
      </w:pPr>
      <w:r w:rsidRPr="00A24795">
        <w:rPr>
          <w:rFonts w:hint="eastAsia"/>
          <w:color w:val="000000" w:themeColor="text1"/>
        </w:rPr>
        <w:t>由客户点</w:t>
      </w:r>
      <w:proofErr w:type="gramStart"/>
      <w:r w:rsidRPr="00A24795">
        <w:rPr>
          <w:rFonts w:hint="eastAsia"/>
          <w:color w:val="000000" w:themeColor="text1"/>
        </w:rPr>
        <w:t>选评价</w:t>
      </w:r>
      <w:proofErr w:type="gramEnd"/>
      <w:r w:rsidRPr="00A24795">
        <w:rPr>
          <w:rFonts w:hint="eastAsia"/>
          <w:color w:val="000000" w:themeColor="text1"/>
        </w:rPr>
        <w:t>信息</w:t>
      </w:r>
    </w:p>
    <w:p w:rsidR="00E65AEF" w:rsidRPr="00A24795" w:rsidRDefault="00E65AEF" w:rsidP="00E65AEF">
      <w:pPr>
        <w:pStyle w:val="afd"/>
        <w:ind w:firstLineChars="0" w:firstLine="0"/>
        <w:rPr>
          <w:color w:val="000000" w:themeColor="text1"/>
        </w:rPr>
      </w:pPr>
      <w:r w:rsidRPr="00A24795">
        <w:rPr>
          <w:rFonts w:hint="eastAsia"/>
          <w:color w:val="000000" w:themeColor="text1"/>
        </w:rPr>
        <w:t>3</w:t>
      </w:r>
      <w:r w:rsidRPr="00A24795">
        <w:rPr>
          <w:rFonts w:hint="eastAsia"/>
          <w:color w:val="000000" w:themeColor="text1"/>
        </w:rPr>
        <w:t>、倒计时</w:t>
      </w:r>
      <w:r w:rsidRPr="00A24795">
        <w:rPr>
          <w:rFonts w:hint="eastAsia"/>
          <w:color w:val="000000" w:themeColor="text1"/>
        </w:rPr>
        <w:t>30</w:t>
      </w:r>
      <w:r w:rsidRPr="00A24795">
        <w:rPr>
          <w:rFonts w:hint="eastAsia"/>
          <w:color w:val="000000" w:themeColor="text1"/>
        </w:rPr>
        <w:t>秒，客户没有做评价自动返回主页。</w:t>
      </w:r>
    </w:p>
    <w:p w:rsidR="00E65AEF" w:rsidRPr="00E65AEF" w:rsidRDefault="00E65AEF" w:rsidP="00E65AEF"/>
    <w:p w:rsidR="0034760B" w:rsidRPr="007A10B8" w:rsidRDefault="0034760B" w:rsidP="0034760B">
      <w:pPr>
        <w:pStyle w:val="4"/>
        <w:numPr>
          <w:ilvl w:val="3"/>
          <w:numId w:val="32"/>
        </w:numPr>
        <w:rPr>
          <w:color w:val="000000" w:themeColor="text1"/>
        </w:rPr>
      </w:pPr>
      <w:r w:rsidRPr="002715FE">
        <w:rPr>
          <w:rFonts w:hint="eastAsia"/>
          <w:color w:val="000000" w:themeColor="text1"/>
        </w:rPr>
        <w:t>界面元素</w:t>
      </w:r>
    </w:p>
    <w:p w:rsidR="0034760B" w:rsidRDefault="0034760B" w:rsidP="0034760B">
      <w:pPr>
        <w:pStyle w:val="4"/>
        <w:numPr>
          <w:ilvl w:val="3"/>
          <w:numId w:val="32"/>
        </w:numPr>
        <w:rPr>
          <w:color w:val="000000" w:themeColor="text1"/>
        </w:rPr>
      </w:pPr>
      <w:r w:rsidRPr="002715FE">
        <w:rPr>
          <w:rFonts w:hint="eastAsia"/>
          <w:color w:val="000000" w:themeColor="text1"/>
        </w:rPr>
        <w:t>业务规则</w:t>
      </w:r>
    </w:p>
    <w:p w:rsidR="009E0679" w:rsidRPr="009E0679" w:rsidRDefault="009E0679" w:rsidP="009E0679">
      <w:r>
        <w:rPr>
          <w:rFonts w:hint="eastAsia"/>
        </w:rPr>
        <w:t>公共处理，每个</w:t>
      </w:r>
      <w:r>
        <w:rPr>
          <w:rFonts w:hint="eastAsia"/>
        </w:rPr>
        <w:t>VTM</w:t>
      </w:r>
      <w:r>
        <w:rPr>
          <w:rFonts w:hint="eastAsia"/>
        </w:rPr>
        <w:t>功能模块有连接客</w:t>
      </w:r>
      <w:proofErr w:type="gramStart"/>
      <w:r>
        <w:rPr>
          <w:rFonts w:hint="eastAsia"/>
        </w:rPr>
        <w:t>服办理</w:t>
      </w:r>
      <w:proofErr w:type="gramEnd"/>
      <w:r>
        <w:rPr>
          <w:rFonts w:hint="eastAsia"/>
        </w:rPr>
        <w:t>业务的，业务办理结束后都增加该评价</w:t>
      </w:r>
    </w:p>
    <w:p w:rsidR="00311131" w:rsidRDefault="00695C7B" w:rsidP="00311131">
      <w:pPr>
        <w:pStyle w:val="2"/>
        <w:rPr>
          <w:rFonts w:ascii="宋体" w:hAnsi="宋体"/>
        </w:rPr>
      </w:pPr>
      <w:bookmarkStart w:id="186" w:name="_Toc460229195"/>
      <w:r w:rsidRPr="009750A5">
        <w:rPr>
          <w:rFonts w:ascii="宋体" w:hAnsi="宋体" w:hint="eastAsia"/>
        </w:rPr>
        <w:lastRenderedPageBreak/>
        <w:t>C端</w:t>
      </w:r>
      <w:r w:rsidR="009C3445">
        <w:rPr>
          <w:rFonts w:ascii="宋体" w:hAnsi="宋体" w:hint="eastAsia"/>
        </w:rPr>
        <w:t>管理</w:t>
      </w:r>
      <w:bookmarkEnd w:id="186"/>
    </w:p>
    <w:p w:rsidR="003F7D44" w:rsidRDefault="0088644A" w:rsidP="0088644A">
      <w:pPr>
        <w:pStyle w:val="3"/>
      </w:pPr>
      <w:bookmarkStart w:id="187" w:name="_Toc460229196"/>
      <w:r w:rsidRPr="0088644A">
        <w:rPr>
          <w:rFonts w:hint="eastAsia"/>
        </w:rPr>
        <w:t>装卡</w:t>
      </w:r>
      <w:r w:rsidR="00DF3A48">
        <w:rPr>
          <w:rFonts w:hint="eastAsia"/>
        </w:rPr>
        <w:t>登记</w:t>
      </w:r>
      <w:bookmarkEnd w:id="187"/>
    </w:p>
    <w:p w:rsidR="00081994" w:rsidRPr="00081994" w:rsidRDefault="00081994" w:rsidP="00081994">
      <w:pPr>
        <w:pStyle w:val="aff4"/>
        <w:keepNext/>
        <w:keepLines/>
        <w:numPr>
          <w:ilvl w:val="0"/>
          <w:numId w:val="11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081994" w:rsidRPr="00081994" w:rsidRDefault="00081994" w:rsidP="00081994">
      <w:pPr>
        <w:pStyle w:val="aff4"/>
        <w:keepNext/>
        <w:keepLines/>
        <w:numPr>
          <w:ilvl w:val="0"/>
          <w:numId w:val="11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081994" w:rsidRPr="00081994" w:rsidRDefault="00081994" w:rsidP="00081994">
      <w:pPr>
        <w:pStyle w:val="aff4"/>
        <w:keepNext/>
        <w:keepLines/>
        <w:numPr>
          <w:ilvl w:val="1"/>
          <w:numId w:val="11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081994" w:rsidRPr="00081994" w:rsidRDefault="00081994" w:rsidP="00081994">
      <w:pPr>
        <w:pStyle w:val="aff4"/>
        <w:keepNext/>
        <w:keepLines/>
        <w:numPr>
          <w:ilvl w:val="1"/>
          <w:numId w:val="11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081994" w:rsidRPr="00081994" w:rsidRDefault="00081994" w:rsidP="00081994">
      <w:pPr>
        <w:pStyle w:val="aff4"/>
        <w:keepNext/>
        <w:keepLines/>
        <w:numPr>
          <w:ilvl w:val="2"/>
          <w:numId w:val="11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081994" w:rsidRPr="00081994" w:rsidRDefault="00081994" w:rsidP="00081994">
      <w:pPr>
        <w:pStyle w:val="aff4"/>
        <w:keepNext/>
        <w:keepLines/>
        <w:numPr>
          <w:ilvl w:val="2"/>
          <w:numId w:val="11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081994" w:rsidRPr="00081994" w:rsidRDefault="00081994" w:rsidP="00081994">
      <w:pPr>
        <w:pStyle w:val="aff4"/>
        <w:keepNext/>
        <w:keepLines/>
        <w:numPr>
          <w:ilvl w:val="2"/>
          <w:numId w:val="11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081994" w:rsidRPr="00081994" w:rsidRDefault="00081994" w:rsidP="00081994">
      <w:pPr>
        <w:pStyle w:val="aff4"/>
        <w:keepNext/>
        <w:keepLines/>
        <w:numPr>
          <w:ilvl w:val="2"/>
          <w:numId w:val="11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3F7D44" w:rsidRDefault="003F7D44" w:rsidP="00081994">
      <w:pPr>
        <w:pStyle w:val="4"/>
        <w:numPr>
          <w:ilvl w:val="3"/>
          <w:numId w:val="11"/>
        </w:numPr>
      </w:pPr>
      <w:r>
        <w:rPr>
          <w:rFonts w:hint="eastAsia"/>
        </w:rPr>
        <w:t>功能描述</w:t>
      </w:r>
    </w:p>
    <w:p w:rsidR="003F7D44" w:rsidRPr="007F0CB9" w:rsidRDefault="002B63AA" w:rsidP="009D6B1A">
      <w:pPr>
        <w:pStyle w:val="afd"/>
        <w:ind w:firstLine="420"/>
      </w:pPr>
      <w:r w:rsidRPr="002B63AA">
        <w:rPr>
          <w:rFonts w:hint="eastAsia"/>
        </w:rPr>
        <w:t>装</w:t>
      </w:r>
      <w:proofErr w:type="gramStart"/>
      <w:r w:rsidRPr="002B63AA">
        <w:rPr>
          <w:rFonts w:hint="eastAsia"/>
        </w:rPr>
        <w:t>卡人员</w:t>
      </w:r>
      <w:proofErr w:type="gramEnd"/>
      <w:r w:rsidR="005125E0">
        <w:rPr>
          <w:rFonts w:hint="eastAsia"/>
        </w:rPr>
        <w:t>通过管理屏幕</w:t>
      </w:r>
      <w:r w:rsidRPr="002B63AA">
        <w:rPr>
          <w:rFonts w:hint="eastAsia"/>
        </w:rPr>
        <w:t>进行装卡确认操作。</w:t>
      </w:r>
    </w:p>
    <w:p w:rsidR="003F7D44" w:rsidRDefault="003F7D44" w:rsidP="00081994">
      <w:pPr>
        <w:pStyle w:val="4"/>
        <w:numPr>
          <w:ilvl w:val="3"/>
          <w:numId w:val="11"/>
        </w:numPr>
      </w:pPr>
      <w:r>
        <w:rPr>
          <w:rFonts w:hint="eastAsia"/>
        </w:rPr>
        <w:t>业务流程</w:t>
      </w:r>
    </w:p>
    <w:p w:rsidR="00C7206A" w:rsidRDefault="00C7206A" w:rsidP="00C7206A">
      <w:pPr>
        <w:pStyle w:val="afd"/>
        <w:ind w:left="567" w:firstLineChars="0" w:firstLine="0"/>
      </w:pPr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选择装卡登记功能</w:t>
      </w:r>
    </w:p>
    <w:p w:rsidR="00C7206A" w:rsidRDefault="00C7206A" w:rsidP="00C7206A">
      <w:pPr>
        <w:pStyle w:val="afd"/>
        <w:ind w:left="567" w:firstLineChars="0" w:firstLine="0"/>
      </w:pPr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输入</w:t>
      </w:r>
      <w:r w:rsidR="00081F11">
        <w:rPr>
          <w:rFonts w:hint="eastAsia"/>
        </w:rPr>
        <w:t>装卡数量</w:t>
      </w:r>
    </w:p>
    <w:p w:rsidR="00C7206A" w:rsidRDefault="00C7206A" w:rsidP="00C7206A">
      <w:pPr>
        <w:pStyle w:val="afd"/>
        <w:ind w:left="567" w:firstLineChars="0" w:firstLine="0"/>
      </w:pPr>
      <w:r>
        <w:rPr>
          <w:rFonts w:hint="eastAsia"/>
        </w:rPr>
        <w:t>3.</w:t>
      </w:r>
      <w:r>
        <w:rPr>
          <w:rFonts w:hint="eastAsia"/>
        </w:rPr>
        <w:tab/>
      </w:r>
      <w:r w:rsidR="00CC77FC">
        <w:rPr>
          <w:rFonts w:hint="eastAsia"/>
        </w:rPr>
        <w:t>确认后，系统自动登记装卡数量</w:t>
      </w:r>
    </w:p>
    <w:p w:rsidR="00C7206A" w:rsidRDefault="00C7206A" w:rsidP="00C7206A">
      <w:pPr>
        <w:pStyle w:val="afd"/>
        <w:ind w:left="567" w:firstLineChars="0" w:firstLine="0"/>
      </w:pPr>
      <w:r>
        <w:rPr>
          <w:rFonts w:hint="eastAsia"/>
        </w:rPr>
        <w:t>4.</w:t>
      </w:r>
      <w:r>
        <w:rPr>
          <w:rFonts w:hint="eastAsia"/>
        </w:rPr>
        <w:tab/>
      </w:r>
      <w:r>
        <w:rPr>
          <w:rFonts w:hint="eastAsia"/>
        </w:rPr>
        <w:t>返回操作结果</w:t>
      </w:r>
    </w:p>
    <w:p w:rsidR="003F7D44" w:rsidRPr="00340848" w:rsidRDefault="003F7D44" w:rsidP="00C7206A"/>
    <w:p w:rsidR="003F7D44" w:rsidRDefault="003F7D44" w:rsidP="00081994">
      <w:pPr>
        <w:pStyle w:val="4"/>
        <w:numPr>
          <w:ilvl w:val="3"/>
          <w:numId w:val="11"/>
        </w:numPr>
      </w:pPr>
      <w:r>
        <w:rPr>
          <w:rFonts w:hint="eastAsia"/>
        </w:rPr>
        <w:t>界面元素</w:t>
      </w:r>
    </w:p>
    <w:p w:rsidR="003F7D44" w:rsidRDefault="003F7D44" w:rsidP="003F7D44">
      <w:pPr>
        <w:pStyle w:val="a0"/>
      </w:pPr>
    </w:p>
    <w:p w:rsidR="003F7D44" w:rsidRDefault="003F7D44" w:rsidP="00081994">
      <w:pPr>
        <w:pStyle w:val="4"/>
        <w:numPr>
          <w:ilvl w:val="3"/>
          <w:numId w:val="11"/>
        </w:numPr>
      </w:pPr>
      <w:r>
        <w:rPr>
          <w:rFonts w:hint="eastAsia"/>
        </w:rPr>
        <w:t>业务规则</w:t>
      </w:r>
    </w:p>
    <w:p w:rsidR="00886146" w:rsidRDefault="00886146" w:rsidP="00886146">
      <w:pPr>
        <w:ind w:left="420"/>
      </w:pPr>
      <w:r>
        <w:rPr>
          <w:rFonts w:hint="eastAsia"/>
        </w:rPr>
        <w:t>1</w:t>
      </w:r>
      <w:r>
        <w:rPr>
          <w:rFonts w:hint="eastAsia"/>
        </w:rPr>
        <w:t>、装卡登记，按照机器、日期进行登记，以保存每日数据</w:t>
      </w:r>
    </w:p>
    <w:p w:rsidR="002725F8" w:rsidRDefault="002725F8" w:rsidP="002725F8">
      <w:pPr>
        <w:pStyle w:val="3"/>
      </w:pPr>
      <w:bookmarkStart w:id="188" w:name="_Toc460229197"/>
      <w:proofErr w:type="gramStart"/>
      <w:r w:rsidRPr="003876FF">
        <w:rPr>
          <w:rFonts w:hint="eastAsia"/>
        </w:rPr>
        <w:t>清卡登记</w:t>
      </w:r>
      <w:bookmarkEnd w:id="188"/>
      <w:proofErr w:type="gramEnd"/>
    </w:p>
    <w:p w:rsidR="002725F8" w:rsidRPr="00081994" w:rsidRDefault="002725F8" w:rsidP="002725F8">
      <w:pPr>
        <w:pStyle w:val="aff4"/>
        <w:keepNext/>
        <w:keepLines/>
        <w:numPr>
          <w:ilvl w:val="0"/>
          <w:numId w:val="1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2725F8" w:rsidRPr="00081994" w:rsidRDefault="002725F8" w:rsidP="002725F8">
      <w:pPr>
        <w:pStyle w:val="aff4"/>
        <w:keepNext/>
        <w:keepLines/>
        <w:numPr>
          <w:ilvl w:val="0"/>
          <w:numId w:val="1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2725F8" w:rsidRPr="00081994" w:rsidRDefault="002725F8" w:rsidP="002725F8">
      <w:pPr>
        <w:pStyle w:val="aff4"/>
        <w:keepNext/>
        <w:keepLines/>
        <w:numPr>
          <w:ilvl w:val="1"/>
          <w:numId w:val="1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2725F8" w:rsidRPr="00081994" w:rsidRDefault="002725F8" w:rsidP="002725F8">
      <w:pPr>
        <w:pStyle w:val="aff4"/>
        <w:keepNext/>
        <w:keepLines/>
        <w:numPr>
          <w:ilvl w:val="1"/>
          <w:numId w:val="1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2725F8" w:rsidRPr="00081994" w:rsidRDefault="002725F8" w:rsidP="002725F8">
      <w:pPr>
        <w:pStyle w:val="aff4"/>
        <w:keepNext/>
        <w:keepLines/>
        <w:numPr>
          <w:ilvl w:val="2"/>
          <w:numId w:val="1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2725F8" w:rsidRPr="00081994" w:rsidRDefault="002725F8" w:rsidP="002725F8">
      <w:pPr>
        <w:pStyle w:val="aff4"/>
        <w:keepNext/>
        <w:keepLines/>
        <w:numPr>
          <w:ilvl w:val="2"/>
          <w:numId w:val="1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2725F8" w:rsidRPr="00081994" w:rsidRDefault="002725F8" w:rsidP="002725F8">
      <w:pPr>
        <w:pStyle w:val="aff4"/>
        <w:keepNext/>
        <w:keepLines/>
        <w:numPr>
          <w:ilvl w:val="2"/>
          <w:numId w:val="1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2725F8" w:rsidRPr="00081994" w:rsidRDefault="002725F8" w:rsidP="002725F8">
      <w:pPr>
        <w:pStyle w:val="aff4"/>
        <w:keepNext/>
        <w:keepLines/>
        <w:numPr>
          <w:ilvl w:val="2"/>
          <w:numId w:val="1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2725F8" w:rsidRPr="00081994" w:rsidRDefault="002725F8" w:rsidP="002725F8">
      <w:pPr>
        <w:pStyle w:val="aff4"/>
        <w:keepNext/>
        <w:keepLines/>
        <w:numPr>
          <w:ilvl w:val="2"/>
          <w:numId w:val="1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2725F8" w:rsidRPr="00081994" w:rsidRDefault="002725F8" w:rsidP="002725F8">
      <w:pPr>
        <w:pStyle w:val="aff4"/>
        <w:keepNext/>
        <w:keepLines/>
        <w:numPr>
          <w:ilvl w:val="2"/>
          <w:numId w:val="1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2725F8" w:rsidRDefault="002725F8" w:rsidP="002725F8">
      <w:pPr>
        <w:pStyle w:val="4"/>
        <w:numPr>
          <w:ilvl w:val="3"/>
          <w:numId w:val="13"/>
        </w:numPr>
      </w:pPr>
      <w:r>
        <w:rPr>
          <w:rFonts w:hint="eastAsia"/>
        </w:rPr>
        <w:t>功能描述</w:t>
      </w:r>
    </w:p>
    <w:p w:rsidR="002725F8" w:rsidRPr="007F0CB9" w:rsidRDefault="002725F8" w:rsidP="002725F8">
      <w:pPr>
        <w:pStyle w:val="afd"/>
        <w:ind w:firstLine="420"/>
      </w:pPr>
      <w:proofErr w:type="gramStart"/>
      <w:r>
        <w:rPr>
          <w:rFonts w:hint="eastAsia"/>
        </w:rPr>
        <w:t>清</w:t>
      </w:r>
      <w:r w:rsidRPr="002B63AA">
        <w:rPr>
          <w:rFonts w:hint="eastAsia"/>
        </w:rPr>
        <w:t>卡人员</w:t>
      </w:r>
      <w:proofErr w:type="gramEnd"/>
      <w:r>
        <w:rPr>
          <w:rFonts w:hint="eastAsia"/>
        </w:rPr>
        <w:t>通过管理屏幕</w:t>
      </w:r>
      <w:proofErr w:type="gramStart"/>
      <w:r>
        <w:rPr>
          <w:rFonts w:hint="eastAsia"/>
        </w:rPr>
        <w:t>进行清</w:t>
      </w:r>
      <w:r w:rsidRPr="002B63AA">
        <w:rPr>
          <w:rFonts w:hint="eastAsia"/>
        </w:rPr>
        <w:t>卡确认</w:t>
      </w:r>
      <w:proofErr w:type="gramEnd"/>
      <w:r w:rsidRPr="002B63AA">
        <w:rPr>
          <w:rFonts w:hint="eastAsia"/>
        </w:rPr>
        <w:t>操作。</w:t>
      </w:r>
    </w:p>
    <w:p w:rsidR="002725F8" w:rsidRDefault="002725F8" w:rsidP="002725F8">
      <w:pPr>
        <w:pStyle w:val="4"/>
        <w:numPr>
          <w:ilvl w:val="3"/>
          <w:numId w:val="13"/>
        </w:numPr>
      </w:pPr>
      <w:r>
        <w:rPr>
          <w:rFonts w:hint="eastAsia"/>
        </w:rPr>
        <w:t>业务流程</w:t>
      </w:r>
    </w:p>
    <w:p w:rsidR="002725F8" w:rsidRDefault="002725F8" w:rsidP="002725F8">
      <w:pPr>
        <w:pStyle w:val="afd"/>
        <w:ind w:left="567" w:firstLineChars="0" w:firstLine="0"/>
      </w:pPr>
      <w:r>
        <w:rPr>
          <w:rFonts w:hint="eastAsia"/>
        </w:rPr>
        <w:t>1.</w:t>
      </w:r>
      <w:r>
        <w:rPr>
          <w:rFonts w:hint="eastAsia"/>
        </w:rPr>
        <w:tab/>
      </w:r>
      <w:proofErr w:type="gramStart"/>
      <w:r>
        <w:rPr>
          <w:rFonts w:hint="eastAsia"/>
        </w:rPr>
        <w:t>选择清卡登记</w:t>
      </w:r>
      <w:proofErr w:type="gramEnd"/>
      <w:r>
        <w:rPr>
          <w:rFonts w:hint="eastAsia"/>
        </w:rPr>
        <w:t>功能</w:t>
      </w:r>
    </w:p>
    <w:p w:rsidR="002725F8" w:rsidRDefault="002725F8" w:rsidP="002725F8">
      <w:pPr>
        <w:pStyle w:val="afd"/>
        <w:ind w:left="567" w:firstLineChars="0" w:firstLine="0"/>
      </w:pPr>
      <w:r>
        <w:rPr>
          <w:rFonts w:hint="eastAsia"/>
        </w:rPr>
        <w:t>2.</w:t>
      </w:r>
      <w:r>
        <w:rPr>
          <w:rFonts w:hint="eastAsia"/>
        </w:rPr>
        <w:tab/>
      </w:r>
      <w:proofErr w:type="gramStart"/>
      <w:r>
        <w:rPr>
          <w:rFonts w:hint="eastAsia"/>
        </w:rPr>
        <w:t>输入清卡数量</w:t>
      </w:r>
      <w:proofErr w:type="gramEnd"/>
    </w:p>
    <w:p w:rsidR="002725F8" w:rsidRDefault="002725F8" w:rsidP="002725F8">
      <w:pPr>
        <w:pStyle w:val="afd"/>
        <w:ind w:left="567" w:firstLineChars="0" w:firstLine="0"/>
      </w:pPr>
      <w:r>
        <w:rPr>
          <w:rFonts w:hint="eastAsia"/>
        </w:rPr>
        <w:t>3.</w:t>
      </w:r>
      <w:r>
        <w:rPr>
          <w:rFonts w:hint="eastAsia"/>
        </w:rPr>
        <w:tab/>
      </w:r>
      <w:r>
        <w:rPr>
          <w:rFonts w:hint="eastAsia"/>
        </w:rPr>
        <w:t>确认后，系统自动</w:t>
      </w:r>
      <w:proofErr w:type="gramStart"/>
      <w:r>
        <w:rPr>
          <w:rFonts w:hint="eastAsia"/>
        </w:rPr>
        <w:t>登记清卡数量</w:t>
      </w:r>
      <w:proofErr w:type="gramEnd"/>
    </w:p>
    <w:p w:rsidR="002725F8" w:rsidRDefault="002725F8" w:rsidP="002725F8">
      <w:pPr>
        <w:pStyle w:val="afd"/>
        <w:ind w:left="567" w:firstLineChars="0" w:firstLine="0"/>
      </w:pPr>
      <w:r>
        <w:rPr>
          <w:rFonts w:hint="eastAsia"/>
        </w:rPr>
        <w:t>4.</w:t>
      </w:r>
      <w:r>
        <w:rPr>
          <w:rFonts w:hint="eastAsia"/>
        </w:rPr>
        <w:tab/>
      </w:r>
      <w:r>
        <w:rPr>
          <w:rFonts w:hint="eastAsia"/>
        </w:rPr>
        <w:t>系统判断</w:t>
      </w:r>
      <w:proofErr w:type="gramStart"/>
      <w:r>
        <w:rPr>
          <w:rFonts w:hint="eastAsia"/>
        </w:rPr>
        <w:t>当前卡槽数量</w:t>
      </w:r>
      <w:proofErr w:type="gramEnd"/>
      <w:r>
        <w:rPr>
          <w:rFonts w:hint="eastAsia"/>
        </w:rPr>
        <w:t>是否为</w:t>
      </w:r>
      <w:r>
        <w:rPr>
          <w:rFonts w:hint="eastAsia"/>
        </w:rPr>
        <w:t>0</w:t>
      </w:r>
      <w:r>
        <w:rPr>
          <w:rFonts w:hint="eastAsia"/>
        </w:rPr>
        <w:t>，不为</w:t>
      </w:r>
      <w:r>
        <w:rPr>
          <w:rFonts w:hint="eastAsia"/>
        </w:rPr>
        <w:t>0</w:t>
      </w:r>
      <w:r>
        <w:rPr>
          <w:rFonts w:hint="eastAsia"/>
        </w:rPr>
        <w:t>则</w:t>
      </w:r>
      <w:proofErr w:type="gramStart"/>
      <w:r>
        <w:rPr>
          <w:rFonts w:hint="eastAsia"/>
        </w:rPr>
        <w:t>提示清卡数量</w:t>
      </w:r>
      <w:proofErr w:type="gramEnd"/>
      <w:r>
        <w:rPr>
          <w:rFonts w:hint="eastAsia"/>
        </w:rPr>
        <w:t>有误</w:t>
      </w:r>
    </w:p>
    <w:p w:rsidR="002725F8" w:rsidRDefault="002725F8" w:rsidP="002725F8">
      <w:pPr>
        <w:pStyle w:val="afd"/>
        <w:ind w:left="567" w:firstLineChars="0" w:firstLine="0"/>
      </w:pPr>
      <w:r>
        <w:rPr>
          <w:rFonts w:hint="eastAsia"/>
        </w:rPr>
        <w:t xml:space="preserve">5. </w:t>
      </w:r>
      <w:r>
        <w:rPr>
          <w:rFonts w:hint="eastAsia"/>
        </w:rPr>
        <w:t>返回操作结果</w:t>
      </w:r>
    </w:p>
    <w:p w:rsidR="002725F8" w:rsidRPr="00340848" w:rsidRDefault="002725F8" w:rsidP="002725F8"/>
    <w:p w:rsidR="002725F8" w:rsidRDefault="002725F8" w:rsidP="002725F8">
      <w:pPr>
        <w:pStyle w:val="4"/>
        <w:numPr>
          <w:ilvl w:val="3"/>
          <w:numId w:val="13"/>
        </w:numPr>
      </w:pPr>
      <w:r>
        <w:rPr>
          <w:rFonts w:hint="eastAsia"/>
        </w:rPr>
        <w:t>界面元素</w:t>
      </w:r>
    </w:p>
    <w:p w:rsidR="002725F8" w:rsidRDefault="002725F8" w:rsidP="002725F8">
      <w:pPr>
        <w:pStyle w:val="a0"/>
      </w:pPr>
    </w:p>
    <w:p w:rsidR="002725F8" w:rsidRPr="00F25A06" w:rsidRDefault="002725F8" w:rsidP="002725F8">
      <w:pPr>
        <w:pStyle w:val="4"/>
        <w:numPr>
          <w:ilvl w:val="3"/>
          <w:numId w:val="13"/>
        </w:numPr>
      </w:pPr>
      <w:r>
        <w:rPr>
          <w:rFonts w:hint="eastAsia"/>
        </w:rPr>
        <w:t>业务规则</w:t>
      </w:r>
    </w:p>
    <w:p w:rsidR="002725F8" w:rsidRPr="002725F8" w:rsidRDefault="002725F8" w:rsidP="002725F8"/>
    <w:p w:rsidR="003F7D44" w:rsidRDefault="005F7ED7" w:rsidP="005F7ED7">
      <w:pPr>
        <w:pStyle w:val="3"/>
      </w:pPr>
      <w:bookmarkStart w:id="189" w:name="_Toc460229198"/>
      <w:r w:rsidRPr="005F7ED7">
        <w:rPr>
          <w:rFonts w:hint="eastAsia"/>
        </w:rPr>
        <w:t>卡</w:t>
      </w:r>
      <w:r w:rsidR="0086735F">
        <w:rPr>
          <w:rFonts w:hint="eastAsia"/>
        </w:rPr>
        <w:t>数量查询</w:t>
      </w:r>
      <w:bookmarkEnd w:id="189"/>
    </w:p>
    <w:p w:rsidR="00081994" w:rsidRPr="00081994" w:rsidRDefault="00081994" w:rsidP="00081994">
      <w:pPr>
        <w:pStyle w:val="aff4"/>
        <w:keepNext/>
        <w:keepLines/>
        <w:numPr>
          <w:ilvl w:val="0"/>
          <w:numId w:val="1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081994" w:rsidRPr="00081994" w:rsidRDefault="00081994" w:rsidP="00081994">
      <w:pPr>
        <w:pStyle w:val="aff4"/>
        <w:keepNext/>
        <w:keepLines/>
        <w:numPr>
          <w:ilvl w:val="0"/>
          <w:numId w:val="1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081994" w:rsidRPr="00081994" w:rsidRDefault="00081994" w:rsidP="00081994">
      <w:pPr>
        <w:pStyle w:val="aff4"/>
        <w:keepNext/>
        <w:keepLines/>
        <w:numPr>
          <w:ilvl w:val="1"/>
          <w:numId w:val="1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081994" w:rsidRPr="00081994" w:rsidRDefault="00081994" w:rsidP="00081994">
      <w:pPr>
        <w:pStyle w:val="aff4"/>
        <w:keepNext/>
        <w:keepLines/>
        <w:numPr>
          <w:ilvl w:val="1"/>
          <w:numId w:val="1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081994" w:rsidRPr="00081994" w:rsidRDefault="00081994" w:rsidP="00081994">
      <w:pPr>
        <w:pStyle w:val="aff4"/>
        <w:keepNext/>
        <w:keepLines/>
        <w:numPr>
          <w:ilvl w:val="2"/>
          <w:numId w:val="1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081994" w:rsidRPr="00081994" w:rsidRDefault="00081994" w:rsidP="00081994">
      <w:pPr>
        <w:pStyle w:val="aff4"/>
        <w:keepNext/>
        <w:keepLines/>
        <w:numPr>
          <w:ilvl w:val="2"/>
          <w:numId w:val="1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081994" w:rsidRPr="00081994" w:rsidRDefault="00081994" w:rsidP="00081994">
      <w:pPr>
        <w:pStyle w:val="aff4"/>
        <w:keepNext/>
        <w:keepLines/>
        <w:numPr>
          <w:ilvl w:val="2"/>
          <w:numId w:val="1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081994" w:rsidRPr="00081994" w:rsidRDefault="00081994" w:rsidP="00081994">
      <w:pPr>
        <w:pStyle w:val="aff4"/>
        <w:keepNext/>
        <w:keepLines/>
        <w:numPr>
          <w:ilvl w:val="2"/>
          <w:numId w:val="1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081994" w:rsidRPr="00081994" w:rsidRDefault="00081994" w:rsidP="00081994">
      <w:pPr>
        <w:pStyle w:val="aff4"/>
        <w:keepNext/>
        <w:keepLines/>
        <w:numPr>
          <w:ilvl w:val="2"/>
          <w:numId w:val="1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3F7D44" w:rsidRDefault="003F7D44" w:rsidP="00081994">
      <w:pPr>
        <w:pStyle w:val="4"/>
        <w:numPr>
          <w:ilvl w:val="3"/>
          <w:numId w:val="12"/>
        </w:numPr>
      </w:pPr>
      <w:r>
        <w:rPr>
          <w:rFonts w:hint="eastAsia"/>
        </w:rPr>
        <w:t>功能描述</w:t>
      </w:r>
    </w:p>
    <w:p w:rsidR="003F7D44" w:rsidRPr="007F0CB9" w:rsidRDefault="000831A1" w:rsidP="009D6B1A">
      <w:pPr>
        <w:pStyle w:val="afd"/>
        <w:ind w:firstLine="420"/>
      </w:pPr>
      <w:proofErr w:type="gramStart"/>
      <w:r>
        <w:rPr>
          <w:rFonts w:hint="eastAsia"/>
        </w:rPr>
        <w:t>查询卡箱及</w:t>
      </w:r>
      <w:proofErr w:type="gramEnd"/>
      <w:r w:rsidR="008D08D5" w:rsidRPr="008D08D5">
        <w:rPr>
          <w:rFonts w:hint="eastAsia"/>
        </w:rPr>
        <w:t>回收槽内的卡数量。</w:t>
      </w:r>
    </w:p>
    <w:p w:rsidR="003F7D44" w:rsidRDefault="003F7D44" w:rsidP="00081994">
      <w:pPr>
        <w:pStyle w:val="4"/>
        <w:numPr>
          <w:ilvl w:val="3"/>
          <w:numId w:val="12"/>
        </w:numPr>
      </w:pPr>
      <w:r>
        <w:rPr>
          <w:rFonts w:hint="eastAsia"/>
        </w:rPr>
        <w:t>业务流程</w:t>
      </w:r>
    </w:p>
    <w:p w:rsidR="000831A1" w:rsidRDefault="000831A1" w:rsidP="000831A1">
      <w:pPr>
        <w:pStyle w:val="afd"/>
        <w:ind w:left="567" w:firstLineChars="0" w:firstLine="0"/>
      </w:pPr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选择</w:t>
      </w:r>
      <w:r w:rsidR="00146830">
        <w:rPr>
          <w:rFonts w:hint="eastAsia"/>
        </w:rPr>
        <w:t>卡数量</w:t>
      </w:r>
      <w:r w:rsidR="007213FB">
        <w:rPr>
          <w:rFonts w:hint="eastAsia"/>
        </w:rPr>
        <w:t>查询</w:t>
      </w:r>
      <w:r>
        <w:rPr>
          <w:rFonts w:hint="eastAsia"/>
        </w:rPr>
        <w:t>功能</w:t>
      </w:r>
    </w:p>
    <w:p w:rsidR="000831A1" w:rsidRDefault="000831A1" w:rsidP="000831A1">
      <w:pPr>
        <w:pStyle w:val="afd"/>
        <w:ind w:left="567" w:firstLineChars="0" w:firstLine="0"/>
      </w:pPr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显示查询信息</w:t>
      </w:r>
    </w:p>
    <w:p w:rsidR="003F7D44" w:rsidRPr="00340848" w:rsidRDefault="003F7D44" w:rsidP="000831A1"/>
    <w:p w:rsidR="003F7D44" w:rsidRDefault="003F7D44" w:rsidP="00081994">
      <w:pPr>
        <w:pStyle w:val="4"/>
        <w:numPr>
          <w:ilvl w:val="3"/>
          <w:numId w:val="12"/>
        </w:numPr>
      </w:pPr>
      <w:r>
        <w:rPr>
          <w:rFonts w:hint="eastAsia"/>
        </w:rPr>
        <w:t>界面元素</w:t>
      </w:r>
    </w:p>
    <w:p w:rsidR="003F7D44" w:rsidRDefault="003F7D44" w:rsidP="003F7D44">
      <w:pPr>
        <w:pStyle w:val="a0"/>
      </w:pPr>
    </w:p>
    <w:p w:rsidR="003F7D44" w:rsidRDefault="003F7D44" w:rsidP="00081994">
      <w:pPr>
        <w:pStyle w:val="4"/>
        <w:numPr>
          <w:ilvl w:val="3"/>
          <w:numId w:val="12"/>
        </w:numPr>
      </w:pPr>
      <w:r>
        <w:rPr>
          <w:rFonts w:hint="eastAsia"/>
        </w:rPr>
        <w:t>业务规则</w:t>
      </w:r>
    </w:p>
    <w:p w:rsidR="00F05596" w:rsidRDefault="00F05596" w:rsidP="00F05596">
      <w:pPr>
        <w:pStyle w:val="3"/>
      </w:pPr>
      <w:bookmarkStart w:id="190" w:name="_Toc460229199"/>
      <w:r w:rsidRPr="0088644A">
        <w:rPr>
          <w:rFonts w:hint="eastAsia"/>
        </w:rPr>
        <w:t>装</w:t>
      </w:r>
      <w:r>
        <w:rPr>
          <w:rFonts w:hint="eastAsia"/>
        </w:rPr>
        <w:t>USBKey</w:t>
      </w:r>
      <w:r>
        <w:rPr>
          <w:rFonts w:hint="eastAsia"/>
        </w:rPr>
        <w:t>登记</w:t>
      </w:r>
      <w:bookmarkEnd w:id="190"/>
    </w:p>
    <w:p w:rsidR="00F05596" w:rsidRPr="00081994" w:rsidRDefault="00F05596" w:rsidP="00F05596">
      <w:pPr>
        <w:pStyle w:val="aff4"/>
        <w:keepNext/>
        <w:keepLines/>
        <w:numPr>
          <w:ilvl w:val="0"/>
          <w:numId w:val="11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F05596" w:rsidRPr="00081994" w:rsidRDefault="00F05596" w:rsidP="00F05596">
      <w:pPr>
        <w:pStyle w:val="aff4"/>
        <w:keepNext/>
        <w:keepLines/>
        <w:numPr>
          <w:ilvl w:val="0"/>
          <w:numId w:val="11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F05596" w:rsidRPr="00081994" w:rsidRDefault="00F05596" w:rsidP="00F05596">
      <w:pPr>
        <w:pStyle w:val="aff4"/>
        <w:keepNext/>
        <w:keepLines/>
        <w:numPr>
          <w:ilvl w:val="1"/>
          <w:numId w:val="11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F05596" w:rsidRPr="00081994" w:rsidRDefault="00F05596" w:rsidP="00F05596">
      <w:pPr>
        <w:pStyle w:val="aff4"/>
        <w:keepNext/>
        <w:keepLines/>
        <w:numPr>
          <w:ilvl w:val="1"/>
          <w:numId w:val="11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F05596" w:rsidRPr="00081994" w:rsidRDefault="00F05596" w:rsidP="00F05596">
      <w:pPr>
        <w:pStyle w:val="aff4"/>
        <w:keepNext/>
        <w:keepLines/>
        <w:numPr>
          <w:ilvl w:val="2"/>
          <w:numId w:val="11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F05596" w:rsidRPr="00081994" w:rsidRDefault="00F05596" w:rsidP="00F05596">
      <w:pPr>
        <w:pStyle w:val="aff4"/>
        <w:keepNext/>
        <w:keepLines/>
        <w:numPr>
          <w:ilvl w:val="2"/>
          <w:numId w:val="11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F05596" w:rsidRPr="00081994" w:rsidRDefault="00F05596" w:rsidP="00F05596">
      <w:pPr>
        <w:pStyle w:val="aff4"/>
        <w:keepNext/>
        <w:keepLines/>
        <w:numPr>
          <w:ilvl w:val="2"/>
          <w:numId w:val="11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F05596" w:rsidRPr="00081994" w:rsidRDefault="00F05596" w:rsidP="00F05596">
      <w:pPr>
        <w:pStyle w:val="aff4"/>
        <w:keepNext/>
        <w:keepLines/>
        <w:numPr>
          <w:ilvl w:val="2"/>
          <w:numId w:val="11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F05596" w:rsidRDefault="00F05596" w:rsidP="00F05596">
      <w:pPr>
        <w:pStyle w:val="4"/>
        <w:numPr>
          <w:ilvl w:val="3"/>
          <w:numId w:val="11"/>
        </w:numPr>
      </w:pPr>
      <w:r>
        <w:rPr>
          <w:rFonts w:hint="eastAsia"/>
        </w:rPr>
        <w:t>功能描述</w:t>
      </w:r>
    </w:p>
    <w:p w:rsidR="00F05596" w:rsidRPr="007F0CB9" w:rsidRDefault="00F05596" w:rsidP="00F05596">
      <w:pPr>
        <w:pStyle w:val="afd"/>
        <w:ind w:firstLine="420"/>
      </w:pPr>
      <w:r w:rsidRPr="002B63AA">
        <w:rPr>
          <w:rFonts w:hint="eastAsia"/>
        </w:rPr>
        <w:t>装</w:t>
      </w:r>
      <w:r>
        <w:rPr>
          <w:rFonts w:hint="eastAsia"/>
        </w:rPr>
        <w:t>USBKey</w:t>
      </w:r>
      <w:r w:rsidRPr="002B63AA">
        <w:rPr>
          <w:rFonts w:hint="eastAsia"/>
        </w:rPr>
        <w:t>人员</w:t>
      </w:r>
      <w:r>
        <w:rPr>
          <w:rFonts w:hint="eastAsia"/>
        </w:rPr>
        <w:t>通过管理屏幕</w:t>
      </w:r>
      <w:r w:rsidRPr="002B63AA">
        <w:rPr>
          <w:rFonts w:hint="eastAsia"/>
        </w:rPr>
        <w:t>进行装</w:t>
      </w:r>
      <w:r>
        <w:rPr>
          <w:rFonts w:hint="eastAsia"/>
        </w:rPr>
        <w:t>USBKey</w:t>
      </w:r>
      <w:r w:rsidRPr="002B63AA">
        <w:rPr>
          <w:rFonts w:hint="eastAsia"/>
        </w:rPr>
        <w:t>确认操作。</w:t>
      </w:r>
    </w:p>
    <w:p w:rsidR="00F05596" w:rsidRDefault="00F05596" w:rsidP="00F05596">
      <w:pPr>
        <w:pStyle w:val="4"/>
        <w:numPr>
          <w:ilvl w:val="3"/>
          <w:numId w:val="11"/>
        </w:numPr>
      </w:pPr>
      <w:r>
        <w:rPr>
          <w:rFonts w:hint="eastAsia"/>
        </w:rPr>
        <w:t>业务流程</w:t>
      </w:r>
    </w:p>
    <w:p w:rsidR="00F05596" w:rsidRDefault="00F05596" w:rsidP="00F05596">
      <w:pPr>
        <w:pStyle w:val="afd"/>
        <w:ind w:left="567" w:firstLineChars="0" w:firstLine="0"/>
      </w:pPr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选择装</w:t>
      </w:r>
      <w:r>
        <w:rPr>
          <w:rFonts w:hint="eastAsia"/>
        </w:rPr>
        <w:t>USBKey</w:t>
      </w:r>
      <w:r>
        <w:rPr>
          <w:rFonts w:hint="eastAsia"/>
        </w:rPr>
        <w:t>登记功能</w:t>
      </w:r>
    </w:p>
    <w:p w:rsidR="00F05596" w:rsidRDefault="00F05596" w:rsidP="00F05596">
      <w:pPr>
        <w:pStyle w:val="afd"/>
        <w:ind w:left="567" w:firstLineChars="0" w:firstLine="0"/>
      </w:pPr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输入装</w:t>
      </w:r>
      <w:r>
        <w:rPr>
          <w:rFonts w:hint="eastAsia"/>
        </w:rPr>
        <w:t>USBKey</w:t>
      </w:r>
      <w:r>
        <w:rPr>
          <w:rFonts w:hint="eastAsia"/>
        </w:rPr>
        <w:t>数量</w:t>
      </w:r>
    </w:p>
    <w:p w:rsidR="00F05596" w:rsidRDefault="00F05596" w:rsidP="00F05596">
      <w:pPr>
        <w:pStyle w:val="afd"/>
        <w:ind w:left="567" w:firstLineChars="0" w:firstLine="0"/>
      </w:pPr>
      <w:r>
        <w:rPr>
          <w:rFonts w:hint="eastAsia"/>
        </w:rPr>
        <w:t>3.</w:t>
      </w:r>
      <w:r>
        <w:rPr>
          <w:rFonts w:hint="eastAsia"/>
        </w:rPr>
        <w:tab/>
      </w:r>
      <w:r>
        <w:rPr>
          <w:rFonts w:hint="eastAsia"/>
        </w:rPr>
        <w:t>确认后，系统自动登记装</w:t>
      </w:r>
      <w:r>
        <w:rPr>
          <w:rFonts w:hint="eastAsia"/>
        </w:rPr>
        <w:t>USBKey</w:t>
      </w:r>
      <w:r>
        <w:rPr>
          <w:rFonts w:hint="eastAsia"/>
        </w:rPr>
        <w:t>数量</w:t>
      </w:r>
    </w:p>
    <w:p w:rsidR="00F05596" w:rsidRDefault="00F05596" w:rsidP="00F05596">
      <w:pPr>
        <w:pStyle w:val="afd"/>
        <w:ind w:left="567" w:firstLineChars="0" w:firstLine="0"/>
      </w:pPr>
      <w:r>
        <w:rPr>
          <w:rFonts w:hint="eastAsia"/>
        </w:rPr>
        <w:t>4.</w:t>
      </w:r>
      <w:r>
        <w:rPr>
          <w:rFonts w:hint="eastAsia"/>
        </w:rPr>
        <w:tab/>
      </w:r>
      <w:r>
        <w:rPr>
          <w:rFonts w:hint="eastAsia"/>
        </w:rPr>
        <w:t>返回操作结果</w:t>
      </w:r>
    </w:p>
    <w:p w:rsidR="00F05596" w:rsidRPr="00340848" w:rsidRDefault="00F05596" w:rsidP="00F05596"/>
    <w:p w:rsidR="00F05596" w:rsidRDefault="00F05596" w:rsidP="00F05596">
      <w:pPr>
        <w:pStyle w:val="4"/>
        <w:numPr>
          <w:ilvl w:val="3"/>
          <w:numId w:val="11"/>
        </w:numPr>
      </w:pPr>
      <w:r>
        <w:rPr>
          <w:rFonts w:hint="eastAsia"/>
        </w:rPr>
        <w:t>界面元素</w:t>
      </w:r>
    </w:p>
    <w:p w:rsidR="00F05596" w:rsidRDefault="00F05596" w:rsidP="00F05596">
      <w:pPr>
        <w:pStyle w:val="a0"/>
      </w:pPr>
    </w:p>
    <w:p w:rsidR="00F05596" w:rsidRDefault="00F05596" w:rsidP="00F05596">
      <w:pPr>
        <w:pStyle w:val="4"/>
        <w:numPr>
          <w:ilvl w:val="3"/>
          <w:numId w:val="11"/>
        </w:numPr>
      </w:pPr>
      <w:r>
        <w:rPr>
          <w:rFonts w:hint="eastAsia"/>
        </w:rPr>
        <w:t>业务规则</w:t>
      </w:r>
    </w:p>
    <w:p w:rsidR="00F05596" w:rsidRDefault="00F05596" w:rsidP="00F05596">
      <w:pPr>
        <w:ind w:left="420"/>
      </w:pPr>
      <w:r>
        <w:rPr>
          <w:rFonts w:hint="eastAsia"/>
        </w:rPr>
        <w:t>1</w:t>
      </w:r>
      <w:r>
        <w:rPr>
          <w:rFonts w:hint="eastAsia"/>
        </w:rPr>
        <w:t>、装</w:t>
      </w:r>
      <w:r>
        <w:rPr>
          <w:rFonts w:hint="eastAsia"/>
        </w:rPr>
        <w:t>USBKey</w:t>
      </w:r>
      <w:r>
        <w:rPr>
          <w:rFonts w:hint="eastAsia"/>
        </w:rPr>
        <w:t>登记，按照机器、日期进行登记，以保存每日数据</w:t>
      </w:r>
    </w:p>
    <w:p w:rsidR="00F05596" w:rsidRDefault="00F05596" w:rsidP="00F05596">
      <w:pPr>
        <w:pStyle w:val="3"/>
      </w:pPr>
      <w:bookmarkStart w:id="191" w:name="_Toc460229200"/>
      <w:r w:rsidRPr="003876FF">
        <w:rPr>
          <w:rFonts w:hint="eastAsia"/>
        </w:rPr>
        <w:t>清</w:t>
      </w:r>
      <w:r>
        <w:rPr>
          <w:rFonts w:hint="eastAsia"/>
        </w:rPr>
        <w:t>USBKey</w:t>
      </w:r>
      <w:r w:rsidRPr="003876FF">
        <w:rPr>
          <w:rFonts w:hint="eastAsia"/>
        </w:rPr>
        <w:t>登记</w:t>
      </w:r>
      <w:bookmarkEnd w:id="191"/>
    </w:p>
    <w:p w:rsidR="00F05596" w:rsidRPr="00081994" w:rsidRDefault="00F05596" w:rsidP="00F05596">
      <w:pPr>
        <w:pStyle w:val="aff4"/>
        <w:keepNext/>
        <w:keepLines/>
        <w:numPr>
          <w:ilvl w:val="0"/>
          <w:numId w:val="1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F05596" w:rsidRPr="00081994" w:rsidRDefault="00F05596" w:rsidP="00F05596">
      <w:pPr>
        <w:pStyle w:val="aff4"/>
        <w:keepNext/>
        <w:keepLines/>
        <w:numPr>
          <w:ilvl w:val="0"/>
          <w:numId w:val="1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F05596" w:rsidRPr="00081994" w:rsidRDefault="00F05596" w:rsidP="00F05596">
      <w:pPr>
        <w:pStyle w:val="aff4"/>
        <w:keepNext/>
        <w:keepLines/>
        <w:numPr>
          <w:ilvl w:val="1"/>
          <w:numId w:val="1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F05596" w:rsidRPr="00081994" w:rsidRDefault="00F05596" w:rsidP="00F05596">
      <w:pPr>
        <w:pStyle w:val="aff4"/>
        <w:keepNext/>
        <w:keepLines/>
        <w:numPr>
          <w:ilvl w:val="1"/>
          <w:numId w:val="1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F05596" w:rsidRPr="00081994" w:rsidRDefault="00F05596" w:rsidP="00F05596">
      <w:pPr>
        <w:pStyle w:val="aff4"/>
        <w:keepNext/>
        <w:keepLines/>
        <w:numPr>
          <w:ilvl w:val="2"/>
          <w:numId w:val="1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F05596" w:rsidRPr="00081994" w:rsidRDefault="00F05596" w:rsidP="00F05596">
      <w:pPr>
        <w:pStyle w:val="aff4"/>
        <w:keepNext/>
        <w:keepLines/>
        <w:numPr>
          <w:ilvl w:val="2"/>
          <w:numId w:val="1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F05596" w:rsidRPr="00081994" w:rsidRDefault="00F05596" w:rsidP="00F05596">
      <w:pPr>
        <w:pStyle w:val="aff4"/>
        <w:keepNext/>
        <w:keepLines/>
        <w:numPr>
          <w:ilvl w:val="2"/>
          <w:numId w:val="1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F05596" w:rsidRPr="00081994" w:rsidRDefault="00F05596" w:rsidP="00F05596">
      <w:pPr>
        <w:pStyle w:val="aff4"/>
        <w:keepNext/>
        <w:keepLines/>
        <w:numPr>
          <w:ilvl w:val="2"/>
          <w:numId w:val="1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F05596" w:rsidRPr="00081994" w:rsidRDefault="00F05596" w:rsidP="00F05596">
      <w:pPr>
        <w:pStyle w:val="aff4"/>
        <w:keepNext/>
        <w:keepLines/>
        <w:numPr>
          <w:ilvl w:val="2"/>
          <w:numId w:val="1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F05596" w:rsidRPr="00081994" w:rsidRDefault="00F05596" w:rsidP="00F05596">
      <w:pPr>
        <w:pStyle w:val="aff4"/>
        <w:keepNext/>
        <w:keepLines/>
        <w:numPr>
          <w:ilvl w:val="2"/>
          <w:numId w:val="1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F05596" w:rsidRDefault="00F05596" w:rsidP="00F05596">
      <w:pPr>
        <w:pStyle w:val="4"/>
        <w:numPr>
          <w:ilvl w:val="3"/>
          <w:numId w:val="13"/>
        </w:numPr>
      </w:pPr>
      <w:r>
        <w:rPr>
          <w:rFonts w:hint="eastAsia"/>
        </w:rPr>
        <w:t>功能描述</w:t>
      </w:r>
    </w:p>
    <w:p w:rsidR="00F05596" w:rsidRPr="007F0CB9" w:rsidRDefault="00F05596" w:rsidP="00F05596">
      <w:pPr>
        <w:pStyle w:val="afd"/>
        <w:ind w:firstLine="420"/>
      </w:pPr>
      <w:r>
        <w:rPr>
          <w:rFonts w:hint="eastAsia"/>
        </w:rPr>
        <w:t>清</w:t>
      </w:r>
      <w:r>
        <w:rPr>
          <w:rFonts w:hint="eastAsia"/>
        </w:rPr>
        <w:t>USBKey</w:t>
      </w:r>
      <w:r w:rsidRPr="002B63AA">
        <w:rPr>
          <w:rFonts w:hint="eastAsia"/>
        </w:rPr>
        <w:t>人员</w:t>
      </w:r>
      <w:r>
        <w:rPr>
          <w:rFonts w:hint="eastAsia"/>
        </w:rPr>
        <w:t>通过管理屏幕进行清</w:t>
      </w:r>
      <w:r>
        <w:rPr>
          <w:rFonts w:hint="eastAsia"/>
        </w:rPr>
        <w:t>USBKey</w:t>
      </w:r>
      <w:r w:rsidRPr="002B63AA">
        <w:rPr>
          <w:rFonts w:hint="eastAsia"/>
        </w:rPr>
        <w:t>确认操作。</w:t>
      </w:r>
    </w:p>
    <w:p w:rsidR="00F05596" w:rsidRDefault="00F05596" w:rsidP="00F05596">
      <w:pPr>
        <w:pStyle w:val="4"/>
        <w:numPr>
          <w:ilvl w:val="3"/>
          <w:numId w:val="13"/>
        </w:numPr>
      </w:pPr>
      <w:r>
        <w:rPr>
          <w:rFonts w:hint="eastAsia"/>
        </w:rPr>
        <w:t>业务流程</w:t>
      </w:r>
    </w:p>
    <w:p w:rsidR="00F05596" w:rsidRDefault="00F05596" w:rsidP="00F05596">
      <w:pPr>
        <w:pStyle w:val="afd"/>
        <w:ind w:left="567" w:firstLineChars="0" w:firstLine="0"/>
      </w:pPr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选择清</w:t>
      </w:r>
      <w:r>
        <w:rPr>
          <w:rFonts w:hint="eastAsia"/>
        </w:rPr>
        <w:t>USBKey</w:t>
      </w:r>
      <w:r>
        <w:rPr>
          <w:rFonts w:hint="eastAsia"/>
        </w:rPr>
        <w:t>登记功能</w:t>
      </w:r>
    </w:p>
    <w:p w:rsidR="00F05596" w:rsidRDefault="00F05596" w:rsidP="00F05596">
      <w:pPr>
        <w:pStyle w:val="afd"/>
        <w:ind w:left="567" w:firstLineChars="0" w:firstLine="0"/>
      </w:pPr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输入清</w:t>
      </w:r>
      <w:r>
        <w:rPr>
          <w:rFonts w:hint="eastAsia"/>
        </w:rPr>
        <w:t>USBKey</w:t>
      </w:r>
      <w:r>
        <w:rPr>
          <w:rFonts w:hint="eastAsia"/>
        </w:rPr>
        <w:t>数量</w:t>
      </w:r>
    </w:p>
    <w:p w:rsidR="00F05596" w:rsidRDefault="00F05596" w:rsidP="00F05596">
      <w:pPr>
        <w:pStyle w:val="afd"/>
        <w:ind w:left="567" w:firstLineChars="0" w:firstLine="0"/>
      </w:pPr>
      <w:r>
        <w:rPr>
          <w:rFonts w:hint="eastAsia"/>
        </w:rPr>
        <w:t>3.</w:t>
      </w:r>
      <w:r>
        <w:rPr>
          <w:rFonts w:hint="eastAsia"/>
        </w:rPr>
        <w:tab/>
      </w:r>
      <w:r>
        <w:rPr>
          <w:rFonts w:hint="eastAsia"/>
        </w:rPr>
        <w:t>确认后，系统自动登记清</w:t>
      </w:r>
      <w:r>
        <w:rPr>
          <w:rFonts w:hint="eastAsia"/>
        </w:rPr>
        <w:t>USBKey</w:t>
      </w:r>
      <w:r>
        <w:rPr>
          <w:rFonts w:hint="eastAsia"/>
        </w:rPr>
        <w:t>数量</w:t>
      </w:r>
    </w:p>
    <w:p w:rsidR="00F05596" w:rsidRDefault="00F05596" w:rsidP="00F05596">
      <w:pPr>
        <w:pStyle w:val="afd"/>
        <w:ind w:left="567" w:firstLineChars="0" w:firstLine="0"/>
      </w:pPr>
      <w:r>
        <w:rPr>
          <w:rFonts w:hint="eastAsia"/>
        </w:rPr>
        <w:t>4.</w:t>
      </w:r>
      <w:r>
        <w:rPr>
          <w:rFonts w:hint="eastAsia"/>
        </w:rPr>
        <w:tab/>
      </w:r>
      <w:r>
        <w:rPr>
          <w:rFonts w:hint="eastAsia"/>
        </w:rPr>
        <w:t>系统判断当前</w:t>
      </w:r>
      <w:r>
        <w:rPr>
          <w:rFonts w:hint="eastAsia"/>
        </w:rPr>
        <w:t>USBKey</w:t>
      </w:r>
      <w:proofErr w:type="gramStart"/>
      <w:r>
        <w:rPr>
          <w:rFonts w:hint="eastAsia"/>
        </w:rPr>
        <w:t>槽数量</w:t>
      </w:r>
      <w:proofErr w:type="gramEnd"/>
      <w:r>
        <w:rPr>
          <w:rFonts w:hint="eastAsia"/>
        </w:rPr>
        <w:t>是否为</w:t>
      </w:r>
      <w:r>
        <w:rPr>
          <w:rFonts w:hint="eastAsia"/>
        </w:rPr>
        <w:t>0</w:t>
      </w:r>
      <w:r>
        <w:rPr>
          <w:rFonts w:hint="eastAsia"/>
        </w:rPr>
        <w:t>，不为</w:t>
      </w:r>
      <w:r>
        <w:rPr>
          <w:rFonts w:hint="eastAsia"/>
        </w:rPr>
        <w:t>0</w:t>
      </w:r>
      <w:r>
        <w:rPr>
          <w:rFonts w:hint="eastAsia"/>
        </w:rPr>
        <w:t>则提示清</w:t>
      </w:r>
      <w:r>
        <w:rPr>
          <w:rFonts w:hint="eastAsia"/>
        </w:rPr>
        <w:t>USBKey</w:t>
      </w:r>
      <w:r>
        <w:rPr>
          <w:rFonts w:hint="eastAsia"/>
        </w:rPr>
        <w:t>数量有误</w:t>
      </w:r>
    </w:p>
    <w:p w:rsidR="00F05596" w:rsidRDefault="00F05596" w:rsidP="00F05596">
      <w:pPr>
        <w:pStyle w:val="afd"/>
        <w:ind w:left="567" w:firstLineChars="0" w:firstLine="0"/>
      </w:pPr>
      <w:r>
        <w:rPr>
          <w:rFonts w:hint="eastAsia"/>
        </w:rPr>
        <w:t xml:space="preserve">5. </w:t>
      </w:r>
      <w:r>
        <w:rPr>
          <w:rFonts w:hint="eastAsia"/>
        </w:rPr>
        <w:t>返回操作结果</w:t>
      </w:r>
    </w:p>
    <w:p w:rsidR="00F05596" w:rsidRPr="00340848" w:rsidRDefault="00F05596" w:rsidP="00F05596"/>
    <w:p w:rsidR="00F05596" w:rsidRDefault="00F05596" w:rsidP="00F05596">
      <w:pPr>
        <w:pStyle w:val="4"/>
        <w:numPr>
          <w:ilvl w:val="3"/>
          <w:numId w:val="13"/>
        </w:numPr>
      </w:pPr>
      <w:r>
        <w:rPr>
          <w:rFonts w:hint="eastAsia"/>
        </w:rPr>
        <w:t>界面元素</w:t>
      </w:r>
    </w:p>
    <w:p w:rsidR="00F05596" w:rsidRDefault="00F05596" w:rsidP="00F05596">
      <w:pPr>
        <w:pStyle w:val="a0"/>
      </w:pPr>
    </w:p>
    <w:p w:rsidR="00F05596" w:rsidRPr="00F25A06" w:rsidRDefault="00F05596" w:rsidP="00F05596">
      <w:pPr>
        <w:pStyle w:val="4"/>
        <w:numPr>
          <w:ilvl w:val="3"/>
          <w:numId w:val="13"/>
        </w:numPr>
      </w:pPr>
      <w:r>
        <w:rPr>
          <w:rFonts w:hint="eastAsia"/>
        </w:rPr>
        <w:t>业务规则</w:t>
      </w:r>
    </w:p>
    <w:p w:rsidR="00F05596" w:rsidRPr="002725F8" w:rsidRDefault="00F05596" w:rsidP="00F05596"/>
    <w:p w:rsidR="00F05596" w:rsidRDefault="00F05596" w:rsidP="00F05596">
      <w:pPr>
        <w:pStyle w:val="3"/>
      </w:pPr>
      <w:bookmarkStart w:id="192" w:name="_Toc460229201"/>
      <w:r>
        <w:rPr>
          <w:rFonts w:hint="eastAsia"/>
        </w:rPr>
        <w:t>USBKey</w:t>
      </w:r>
      <w:r>
        <w:rPr>
          <w:rFonts w:hint="eastAsia"/>
        </w:rPr>
        <w:t>数量查询</w:t>
      </w:r>
      <w:bookmarkEnd w:id="192"/>
    </w:p>
    <w:p w:rsidR="00F05596" w:rsidRPr="00081994" w:rsidRDefault="00F05596" w:rsidP="00F05596">
      <w:pPr>
        <w:pStyle w:val="aff4"/>
        <w:keepNext/>
        <w:keepLines/>
        <w:numPr>
          <w:ilvl w:val="0"/>
          <w:numId w:val="1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F05596" w:rsidRPr="00081994" w:rsidRDefault="00F05596" w:rsidP="00F05596">
      <w:pPr>
        <w:pStyle w:val="aff4"/>
        <w:keepNext/>
        <w:keepLines/>
        <w:numPr>
          <w:ilvl w:val="0"/>
          <w:numId w:val="1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F05596" w:rsidRPr="00081994" w:rsidRDefault="00F05596" w:rsidP="00F05596">
      <w:pPr>
        <w:pStyle w:val="aff4"/>
        <w:keepNext/>
        <w:keepLines/>
        <w:numPr>
          <w:ilvl w:val="1"/>
          <w:numId w:val="1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F05596" w:rsidRPr="00081994" w:rsidRDefault="00F05596" w:rsidP="00F05596">
      <w:pPr>
        <w:pStyle w:val="aff4"/>
        <w:keepNext/>
        <w:keepLines/>
        <w:numPr>
          <w:ilvl w:val="1"/>
          <w:numId w:val="1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F05596" w:rsidRPr="00081994" w:rsidRDefault="00F05596" w:rsidP="00F05596">
      <w:pPr>
        <w:pStyle w:val="aff4"/>
        <w:keepNext/>
        <w:keepLines/>
        <w:numPr>
          <w:ilvl w:val="2"/>
          <w:numId w:val="1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F05596" w:rsidRPr="00081994" w:rsidRDefault="00F05596" w:rsidP="00F05596">
      <w:pPr>
        <w:pStyle w:val="aff4"/>
        <w:keepNext/>
        <w:keepLines/>
        <w:numPr>
          <w:ilvl w:val="2"/>
          <w:numId w:val="1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F05596" w:rsidRPr="00081994" w:rsidRDefault="00F05596" w:rsidP="00F05596">
      <w:pPr>
        <w:pStyle w:val="aff4"/>
        <w:keepNext/>
        <w:keepLines/>
        <w:numPr>
          <w:ilvl w:val="2"/>
          <w:numId w:val="1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F05596" w:rsidRPr="00081994" w:rsidRDefault="00F05596" w:rsidP="00F05596">
      <w:pPr>
        <w:pStyle w:val="aff4"/>
        <w:keepNext/>
        <w:keepLines/>
        <w:numPr>
          <w:ilvl w:val="2"/>
          <w:numId w:val="1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F05596" w:rsidRPr="00081994" w:rsidRDefault="00F05596" w:rsidP="00F05596">
      <w:pPr>
        <w:pStyle w:val="aff4"/>
        <w:keepNext/>
        <w:keepLines/>
        <w:numPr>
          <w:ilvl w:val="2"/>
          <w:numId w:val="1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F05596" w:rsidRDefault="00F05596" w:rsidP="00F05596">
      <w:pPr>
        <w:pStyle w:val="4"/>
        <w:numPr>
          <w:ilvl w:val="3"/>
          <w:numId w:val="12"/>
        </w:numPr>
      </w:pPr>
      <w:r>
        <w:rPr>
          <w:rFonts w:hint="eastAsia"/>
        </w:rPr>
        <w:t>功能描述</w:t>
      </w:r>
    </w:p>
    <w:p w:rsidR="00F05596" w:rsidRPr="007F0CB9" w:rsidRDefault="00F05596" w:rsidP="00F05596">
      <w:pPr>
        <w:pStyle w:val="afd"/>
        <w:ind w:firstLine="420"/>
      </w:pPr>
      <w:r>
        <w:rPr>
          <w:rFonts w:hint="eastAsia"/>
        </w:rPr>
        <w:t>查询</w:t>
      </w:r>
      <w:r>
        <w:rPr>
          <w:rFonts w:hint="eastAsia"/>
        </w:rPr>
        <w:t>USBKey</w:t>
      </w:r>
      <w:r>
        <w:rPr>
          <w:rFonts w:hint="eastAsia"/>
        </w:rPr>
        <w:t>箱及</w:t>
      </w:r>
      <w:r w:rsidRPr="008D08D5">
        <w:rPr>
          <w:rFonts w:hint="eastAsia"/>
        </w:rPr>
        <w:t>回收槽内的</w:t>
      </w:r>
      <w:r>
        <w:rPr>
          <w:rFonts w:hint="eastAsia"/>
        </w:rPr>
        <w:t>USBKey</w:t>
      </w:r>
      <w:r w:rsidRPr="008D08D5">
        <w:rPr>
          <w:rFonts w:hint="eastAsia"/>
        </w:rPr>
        <w:t>数量。</w:t>
      </w:r>
    </w:p>
    <w:p w:rsidR="00F05596" w:rsidRDefault="00F05596" w:rsidP="00F05596">
      <w:pPr>
        <w:pStyle w:val="4"/>
        <w:numPr>
          <w:ilvl w:val="3"/>
          <w:numId w:val="12"/>
        </w:numPr>
      </w:pPr>
      <w:r>
        <w:rPr>
          <w:rFonts w:hint="eastAsia"/>
        </w:rPr>
        <w:lastRenderedPageBreak/>
        <w:t>业务流程</w:t>
      </w:r>
    </w:p>
    <w:p w:rsidR="00F05596" w:rsidRDefault="00F05596" w:rsidP="00F05596">
      <w:pPr>
        <w:pStyle w:val="afd"/>
        <w:ind w:left="567" w:firstLineChars="0" w:firstLine="0"/>
      </w:pPr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选择</w:t>
      </w:r>
      <w:r>
        <w:rPr>
          <w:rFonts w:hint="eastAsia"/>
        </w:rPr>
        <w:t>USBKey</w:t>
      </w:r>
      <w:r>
        <w:rPr>
          <w:rFonts w:hint="eastAsia"/>
        </w:rPr>
        <w:t>数量查询功能</w:t>
      </w:r>
    </w:p>
    <w:p w:rsidR="00F05596" w:rsidRDefault="00F05596" w:rsidP="00F05596">
      <w:pPr>
        <w:pStyle w:val="afd"/>
        <w:ind w:left="567" w:firstLineChars="0" w:firstLine="0"/>
      </w:pPr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显示查询信息</w:t>
      </w:r>
    </w:p>
    <w:p w:rsidR="00F05596" w:rsidRPr="00340848" w:rsidRDefault="00F05596" w:rsidP="00F05596"/>
    <w:p w:rsidR="00F05596" w:rsidRDefault="00F05596" w:rsidP="00F05596">
      <w:pPr>
        <w:pStyle w:val="4"/>
        <w:numPr>
          <w:ilvl w:val="3"/>
          <w:numId w:val="12"/>
        </w:numPr>
      </w:pPr>
      <w:r>
        <w:rPr>
          <w:rFonts w:hint="eastAsia"/>
        </w:rPr>
        <w:t>界面元素</w:t>
      </w:r>
    </w:p>
    <w:p w:rsidR="00F05596" w:rsidRDefault="00F05596" w:rsidP="00F05596">
      <w:pPr>
        <w:pStyle w:val="a0"/>
      </w:pPr>
    </w:p>
    <w:p w:rsidR="00F05596" w:rsidRDefault="00F05596" w:rsidP="00F05596">
      <w:pPr>
        <w:pStyle w:val="4"/>
        <w:numPr>
          <w:ilvl w:val="3"/>
          <w:numId w:val="12"/>
        </w:numPr>
      </w:pPr>
      <w:r>
        <w:rPr>
          <w:rFonts w:hint="eastAsia"/>
        </w:rPr>
        <w:t>业务规则</w:t>
      </w:r>
    </w:p>
    <w:p w:rsidR="00F05596" w:rsidRPr="00F05596" w:rsidRDefault="00F05596" w:rsidP="00F05596"/>
    <w:p w:rsidR="00440C52" w:rsidRDefault="00440C52" w:rsidP="00AA766A">
      <w:pPr>
        <w:pStyle w:val="afd"/>
        <w:ind w:firstLine="420"/>
        <w:rPr>
          <w:color w:val="000000" w:themeColor="text1"/>
        </w:rPr>
      </w:pPr>
    </w:p>
    <w:p w:rsidR="003270EB" w:rsidRDefault="003270EB" w:rsidP="003270EB">
      <w:pPr>
        <w:pStyle w:val="3"/>
      </w:pPr>
      <w:bookmarkStart w:id="193" w:name="_Toc460229202"/>
      <w:r>
        <w:rPr>
          <w:rFonts w:hint="eastAsia"/>
        </w:rPr>
        <w:t>清除机具缓存</w:t>
      </w:r>
      <w:bookmarkEnd w:id="193"/>
    </w:p>
    <w:p w:rsidR="003270EB" w:rsidRPr="00081994" w:rsidRDefault="003270EB" w:rsidP="003270EB">
      <w:pPr>
        <w:pStyle w:val="aff4"/>
        <w:keepNext/>
        <w:keepLines/>
        <w:numPr>
          <w:ilvl w:val="0"/>
          <w:numId w:val="1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3270EB" w:rsidRPr="00081994" w:rsidRDefault="003270EB" w:rsidP="003270EB">
      <w:pPr>
        <w:pStyle w:val="aff4"/>
        <w:keepNext/>
        <w:keepLines/>
        <w:numPr>
          <w:ilvl w:val="0"/>
          <w:numId w:val="1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3270EB" w:rsidRPr="00081994" w:rsidRDefault="003270EB" w:rsidP="003270EB">
      <w:pPr>
        <w:pStyle w:val="aff4"/>
        <w:keepNext/>
        <w:keepLines/>
        <w:numPr>
          <w:ilvl w:val="1"/>
          <w:numId w:val="1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3270EB" w:rsidRPr="00081994" w:rsidRDefault="003270EB" w:rsidP="003270EB">
      <w:pPr>
        <w:pStyle w:val="aff4"/>
        <w:keepNext/>
        <w:keepLines/>
        <w:numPr>
          <w:ilvl w:val="1"/>
          <w:numId w:val="1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3270EB" w:rsidRPr="00081994" w:rsidRDefault="003270EB" w:rsidP="003270EB">
      <w:pPr>
        <w:pStyle w:val="aff4"/>
        <w:keepNext/>
        <w:keepLines/>
        <w:numPr>
          <w:ilvl w:val="2"/>
          <w:numId w:val="1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3270EB" w:rsidRPr="00081994" w:rsidRDefault="003270EB" w:rsidP="003270EB">
      <w:pPr>
        <w:pStyle w:val="aff4"/>
        <w:keepNext/>
        <w:keepLines/>
        <w:numPr>
          <w:ilvl w:val="2"/>
          <w:numId w:val="1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3270EB" w:rsidRPr="00081994" w:rsidRDefault="003270EB" w:rsidP="003270EB">
      <w:pPr>
        <w:pStyle w:val="aff4"/>
        <w:keepNext/>
        <w:keepLines/>
        <w:numPr>
          <w:ilvl w:val="2"/>
          <w:numId w:val="1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3270EB" w:rsidRPr="00081994" w:rsidRDefault="003270EB" w:rsidP="003270EB">
      <w:pPr>
        <w:pStyle w:val="aff4"/>
        <w:keepNext/>
        <w:keepLines/>
        <w:numPr>
          <w:ilvl w:val="2"/>
          <w:numId w:val="1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3270EB" w:rsidRPr="00081994" w:rsidRDefault="003270EB" w:rsidP="003270EB">
      <w:pPr>
        <w:pStyle w:val="aff4"/>
        <w:keepNext/>
        <w:keepLines/>
        <w:numPr>
          <w:ilvl w:val="2"/>
          <w:numId w:val="1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3270EB" w:rsidRPr="00081994" w:rsidRDefault="003270EB" w:rsidP="003270EB">
      <w:pPr>
        <w:pStyle w:val="aff4"/>
        <w:keepNext/>
        <w:keepLines/>
        <w:numPr>
          <w:ilvl w:val="2"/>
          <w:numId w:val="1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3270EB" w:rsidRDefault="003270EB" w:rsidP="003270EB">
      <w:pPr>
        <w:pStyle w:val="4"/>
        <w:numPr>
          <w:ilvl w:val="3"/>
          <w:numId w:val="13"/>
        </w:numPr>
      </w:pPr>
      <w:r>
        <w:rPr>
          <w:rFonts w:hint="eastAsia"/>
        </w:rPr>
        <w:t>功能描述</w:t>
      </w:r>
    </w:p>
    <w:p w:rsidR="003270EB" w:rsidRPr="007F0CB9" w:rsidRDefault="003270EB" w:rsidP="003270EB">
      <w:pPr>
        <w:pStyle w:val="afd"/>
        <w:ind w:firstLine="420"/>
      </w:pPr>
      <w:r>
        <w:rPr>
          <w:rFonts w:hint="eastAsia"/>
        </w:rPr>
        <w:t>管理员对机具清理</w:t>
      </w:r>
      <w:r>
        <w:rPr>
          <w:rFonts w:hint="eastAsia"/>
        </w:rPr>
        <w:t>IE</w:t>
      </w:r>
      <w:r>
        <w:rPr>
          <w:rFonts w:hint="eastAsia"/>
        </w:rPr>
        <w:t>缓存</w:t>
      </w:r>
      <w:r w:rsidRPr="002B63AA">
        <w:rPr>
          <w:rFonts w:hint="eastAsia"/>
        </w:rPr>
        <w:t>。</w:t>
      </w:r>
    </w:p>
    <w:p w:rsidR="003270EB" w:rsidRDefault="003270EB" w:rsidP="003270EB">
      <w:pPr>
        <w:pStyle w:val="4"/>
        <w:numPr>
          <w:ilvl w:val="3"/>
          <w:numId w:val="13"/>
        </w:numPr>
      </w:pPr>
      <w:r>
        <w:rPr>
          <w:rFonts w:hint="eastAsia"/>
        </w:rPr>
        <w:t>业务流程</w:t>
      </w:r>
    </w:p>
    <w:p w:rsidR="003270EB" w:rsidRDefault="003270EB" w:rsidP="003270EB">
      <w:pPr>
        <w:pStyle w:val="afd"/>
        <w:ind w:left="567" w:firstLineChars="0" w:firstLine="0"/>
      </w:pPr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选择</w:t>
      </w:r>
      <w:r w:rsidR="00BF2E95">
        <w:rPr>
          <w:rFonts w:hint="eastAsia"/>
        </w:rPr>
        <w:t>清除</w:t>
      </w:r>
      <w:r w:rsidR="00BF2E95">
        <w:rPr>
          <w:rFonts w:hint="eastAsia"/>
        </w:rPr>
        <w:t>IE</w:t>
      </w:r>
      <w:r w:rsidR="00BF2E95">
        <w:rPr>
          <w:rFonts w:hint="eastAsia"/>
        </w:rPr>
        <w:t>缓存</w:t>
      </w:r>
      <w:r>
        <w:rPr>
          <w:rFonts w:hint="eastAsia"/>
        </w:rPr>
        <w:t>功能</w:t>
      </w:r>
    </w:p>
    <w:p w:rsidR="003270EB" w:rsidRPr="00340848" w:rsidRDefault="003270EB" w:rsidP="003270EB">
      <w:pPr>
        <w:pStyle w:val="afd"/>
        <w:ind w:left="567" w:firstLineChars="0" w:firstLine="0"/>
      </w:pPr>
      <w:r>
        <w:rPr>
          <w:rFonts w:hint="eastAsia"/>
        </w:rPr>
        <w:t>2.</w:t>
      </w:r>
      <w:r>
        <w:rPr>
          <w:rFonts w:hint="eastAsia"/>
        </w:rPr>
        <w:tab/>
      </w:r>
      <w:r w:rsidR="00A17982">
        <w:rPr>
          <w:rFonts w:hint="eastAsia"/>
        </w:rPr>
        <w:t>确认清理</w:t>
      </w:r>
      <w:r w:rsidR="00A17982">
        <w:rPr>
          <w:rFonts w:hint="eastAsia"/>
        </w:rPr>
        <w:t>IE</w:t>
      </w:r>
      <w:r w:rsidR="00A17982">
        <w:rPr>
          <w:rFonts w:hint="eastAsia"/>
        </w:rPr>
        <w:t>缓存功能</w:t>
      </w:r>
    </w:p>
    <w:p w:rsidR="003270EB" w:rsidRDefault="003270EB" w:rsidP="003270EB">
      <w:pPr>
        <w:pStyle w:val="4"/>
        <w:numPr>
          <w:ilvl w:val="3"/>
          <w:numId w:val="13"/>
        </w:numPr>
      </w:pPr>
      <w:r>
        <w:rPr>
          <w:rFonts w:hint="eastAsia"/>
        </w:rPr>
        <w:t>界面元素</w:t>
      </w:r>
    </w:p>
    <w:p w:rsidR="003270EB" w:rsidRDefault="003270EB" w:rsidP="003270EB">
      <w:pPr>
        <w:pStyle w:val="a0"/>
      </w:pPr>
    </w:p>
    <w:p w:rsidR="003270EB" w:rsidRPr="00F25A06" w:rsidRDefault="003270EB" w:rsidP="003270EB">
      <w:pPr>
        <w:pStyle w:val="4"/>
        <w:numPr>
          <w:ilvl w:val="3"/>
          <w:numId w:val="13"/>
        </w:numPr>
      </w:pPr>
      <w:r>
        <w:rPr>
          <w:rFonts w:hint="eastAsia"/>
        </w:rPr>
        <w:t>业务规则</w:t>
      </w:r>
    </w:p>
    <w:p w:rsidR="00CD322A" w:rsidRPr="00717967" w:rsidRDefault="00CD322A" w:rsidP="00CD322A">
      <w:pPr>
        <w:pStyle w:val="afd"/>
        <w:ind w:firstLineChars="0" w:firstLine="0"/>
        <w:rPr>
          <w:color w:val="000000" w:themeColor="text1"/>
        </w:rPr>
      </w:pPr>
    </w:p>
    <w:p w:rsidR="004E67B2" w:rsidRDefault="004106F0" w:rsidP="004106F0">
      <w:pPr>
        <w:pStyle w:val="3"/>
      </w:pPr>
      <w:bookmarkStart w:id="194" w:name="_Toc460229203"/>
      <w:r w:rsidRPr="004106F0">
        <w:rPr>
          <w:rFonts w:hint="eastAsia"/>
        </w:rPr>
        <w:lastRenderedPageBreak/>
        <w:t>设备管理模块</w:t>
      </w:r>
      <w:bookmarkEnd w:id="194"/>
    </w:p>
    <w:p w:rsidR="00704AA9" w:rsidRPr="00704AA9" w:rsidRDefault="00704AA9" w:rsidP="00704AA9">
      <w:pPr>
        <w:pStyle w:val="aff4"/>
        <w:keepNext/>
        <w:keepLines/>
        <w:numPr>
          <w:ilvl w:val="0"/>
          <w:numId w:val="16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704AA9" w:rsidRPr="00704AA9" w:rsidRDefault="00704AA9" w:rsidP="00704AA9">
      <w:pPr>
        <w:pStyle w:val="aff4"/>
        <w:keepNext/>
        <w:keepLines/>
        <w:numPr>
          <w:ilvl w:val="0"/>
          <w:numId w:val="16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704AA9" w:rsidRPr="00704AA9" w:rsidRDefault="00704AA9" w:rsidP="00704AA9">
      <w:pPr>
        <w:pStyle w:val="aff4"/>
        <w:keepNext/>
        <w:keepLines/>
        <w:numPr>
          <w:ilvl w:val="1"/>
          <w:numId w:val="16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704AA9" w:rsidRPr="00704AA9" w:rsidRDefault="00704AA9" w:rsidP="00704AA9">
      <w:pPr>
        <w:pStyle w:val="aff4"/>
        <w:keepNext/>
        <w:keepLines/>
        <w:numPr>
          <w:ilvl w:val="1"/>
          <w:numId w:val="16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704AA9" w:rsidRPr="00704AA9" w:rsidRDefault="00704AA9" w:rsidP="00704AA9">
      <w:pPr>
        <w:pStyle w:val="aff4"/>
        <w:keepNext/>
        <w:keepLines/>
        <w:numPr>
          <w:ilvl w:val="2"/>
          <w:numId w:val="16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704AA9" w:rsidRPr="00704AA9" w:rsidRDefault="00704AA9" w:rsidP="00704AA9">
      <w:pPr>
        <w:pStyle w:val="aff4"/>
        <w:keepNext/>
        <w:keepLines/>
        <w:numPr>
          <w:ilvl w:val="2"/>
          <w:numId w:val="16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704AA9" w:rsidRPr="00704AA9" w:rsidRDefault="00704AA9" w:rsidP="00704AA9">
      <w:pPr>
        <w:pStyle w:val="aff4"/>
        <w:keepNext/>
        <w:keepLines/>
        <w:numPr>
          <w:ilvl w:val="2"/>
          <w:numId w:val="16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704AA9" w:rsidRPr="00704AA9" w:rsidRDefault="00704AA9" w:rsidP="00704AA9">
      <w:pPr>
        <w:pStyle w:val="aff4"/>
        <w:keepNext/>
        <w:keepLines/>
        <w:numPr>
          <w:ilvl w:val="2"/>
          <w:numId w:val="16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704AA9" w:rsidRPr="00704AA9" w:rsidRDefault="00704AA9" w:rsidP="00704AA9">
      <w:pPr>
        <w:pStyle w:val="aff4"/>
        <w:keepNext/>
        <w:keepLines/>
        <w:numPr>
          <w:ilvl w:val="2"/>
          <w:numId w:val="16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704AA9" w:rsidRPr="00704AA9" w:rsidRDefault="00704AA9" w:rsidP="00704AA9">
      <w:pPr>
        <w:pStyle w:val="aff4"/>
        <w:keepNext/>
        <w:keepLines/>
        <w:numPr>
          <w:ilvl w:val="2"/>
          <w:numId w:val="16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704AA9" w:rsidRPr="00704AA9" w:rsidRDefault="00704AA9" w:rsidP="00704AA9">
      <w:pPr>
        <w:pStyle w:val="aff4"/>
        <w:keepNext/>
        <w:keepLines/>
        <w:numPr>
          <w:ilvl w:val="2"/>
          <w:numId w:val="16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704AA9" w:rsidRPr="00704AA9" w:rsidRDefault="00704AA9" w:rsidP="00704AA9">
      <w:pPr>
        <w:pStyle w:val="aff4"/>
        <w:keepNext/>
        <w:keepLines/>
        <w:numPr>
          <w:ilvl w:val="2"/>
          <w:numId w:val="16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704AA9" w:rsidRPr="00704AA9" w:rsidRDefault="00704AA9" w:rsidP="00704AA9">
      <w:pPr>
        <w:pStyle w:val="aff4"/>
        <w:keepNext/>
        <w:keepLines/>
        <w:numPr>
          <w:ilvl w:val="2"/>
          <w:numId w:val="16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4E67B2" w:rsidRDefault="004E67B2" w:rsidP="00704AA9">
      <w:pPr>
        <w:pStyle w:val="4"/>
        <w:numPr>
          <w:ilvl w:val="3"/>
          <w:numId w:val="16"/>
        </w:numPr>
      </w:pPr>
      <w:r>
        <w:rPr>
          <w:rFonts w:hint="eastAsia"/>
        </w:rPr>
        <w:t>功能描述</w:t>
      </w:r>
    </w:p>
    <w:p w:rsidR="004E67B2" w:rsidRPr="007F0CB9" w:rsidRDefault="00557B8E" w:rsidP="009D6B1A">
      <w:pPr>
        <w:pStyle w:val="afd"/>
        <w:ind w:firstLine="420"/>
      </w:pPr>
      <w:r w:rsidRPr="00557B8E">
        <w:rPr>
          <w:rFonts w:hint="eastAsia"/>
        </w:rPr>
        <w:t>“设备管理”是对</w:t>
      </w:r>
      <w:r w:rsidRPr="00557B8E">
        <w:rPr>
          <w:rFonts w:hint="eastAsia"/>
        </w:rPr>
        <w:t>VTM</w:t>
      </w:r>
      <w:r w:rsidRPr="00557B8E">
        <w:rPr>
          <w:rFonts w:hint="eastAsia"/>
        </w:rPr>
        <w:t>的设备进行状态测试和复位操作。“设备管理”有三个功能模块：设备测试、设备复位、设备状态查询。如果</w:t>
      </w:r>
      <w:r w:rsidRPr="00557B8E">
        <w:rPr>
          <w:rFonts w:hint="eastAsia"/>
        </w:rPr>
        <w:t>VTM</w:t>
      </w:r>
      <w:r w:rsidRPr="00557B8E">
        <w:rPr>
          <w:rFonts w:hint="eastAsia"/>
        </w:rPr>
        <w:t>出现故障（设备异常）可以通过“设备复位”来将设备的状态恢复为正常状态。操作员也可以通过“设备测试”来测试对</w:t>
      </w:r>
      <w:r w:rsidRPr="00557B8E">
        <w:rPr>
          <w:rFonts w:hint="eastAsia"/>
        </w:rPr>
        <w:t>VTM</w:t>
      </w:r>
      <w:r w:rsidRPr="00557B8E">
        <w:rPr>
          <w:rFonts w:hint="eastAsia"/>
        </w:rPr>
        <w:t>中的设备进行测试。</w:t>
      </w:r>
    </w:p>
    <w:p w:rsidR="004E67B2" w:rsidRDefault="004E67B2" w:rsidP="00704AA9">
      <w:pPr>
        <w:pStyle w:val="4"/>
        <w:numPr>
          <w:ilvl w:val="3"/>
          <w:numId w:val="16"/>
        </w:numPr>
      </w:pPr>
      <w:r>
        <w:rPr>
          <w:rFonts w:hint="eastAsia"/>
        </w:rPr>
        <w:t>业务流程</w:t>
      </w:r>
    </w:p>
    <w:p w:rsidR="004E67B2" w:rsidRPr="00340848" w:rsidRDefault="004E67B2" w:rsidP="004E67B2">
      <w:pPr>
        <w:jc w:val="center"/>
      </w:pPr>
    </w:p>
    <w:p w:rsidR="004E67B2" w:rsidRDefault="004E67B2" w:rsidP="00704AA9">
      <w:pPr>
        <w:pStyle w:val="4"/>
        <w:numPr>
          <w:ilvl w:val="3"/>
          <w:numId w:val="16"/>
        </w:numPr>
      </w:pPr>
      <w:r>
        <w:rPr>
          <w:rFonts w:hint="eastAsia"/>
        </w:rPr>
        <w:t>界面元素</w:t>
      </w:r>
    </w:p>
    <w:p w:rsidR="004E67B2" w:rsidRDefault="004E67B2" w:rsidP="004E67B2">
      <w:pPr>
        <w:pStyle w:val="a0"/>
      </w:pPr>
    </w:p>
    <w:p w:rsidR="004E67B2" w:rsidRDefault="004E67B2" w:rsidP="00704AA9">
      <w:pPr>
        <w:pStyle w:val="4"/>
        <w:numPr>
          <w:ilvl w:val="3"/>
          <w:numId w:val="16"/>
        </w:numPr>
      </w:pPr>
      <w:r>
        <w:rPr>
          <w:rFonts w:hint="eastAsia"/>
        </w:rPr>
        <w:t>业务规则</w:t>
      </w:r>
    </w:p>
    <w:p w:rsidR="002D07F0" w:rsidRDefault="002D07F0" w:rsidP="009D6B1A">
      <w:pPr>
        <w:pStyle w:val="afd"/>
        <w:ind w:firstLine="420"/>
      </w:pPr>
      <w:r>
        <w:rPr>
          <w:rFonts w:hint="eastAsia"/>
        </w:rPr>
        <w:tab/>
      </w:r>
      <w:r>
        <w:rPr>
          <w:rFonts w:hint="eastAsia"/>
        </w:rPr>
        <w:t>选择相应模块后，则可进行设备测试、设备复位、设备状态查询的操作。</w:t>
      </w:r>
    </w:p>
    <w:p w:rsidR="002D07F0" w:rsidRDefault="002D07F0" w:rsidP="009D6B1A">
      <w:pPr>
        <w:pStyle w:val="afd"/>
        <w:ind w:firstLine="420"/>
      </w:pPr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读卡器测试</w:t>
      </w:r>
    </w:p>
    <w:p w:rsidR="002D07F0" w:rsidRDefault="002D07F0" w:rsidP="009D6B1A">
      <w:pPr>
        <w:pStyle w:val="afd"/>
        <w:ind w:firstLine="420"/>
      </w:pPr>
      <w:r>
        <w:rPr>
          <w:rFonts w:hint="eastAsia"/>
        </w:rPr>
        <w:t>如果设备是正常的，系统会提示操作员插卡，如果设备故障，系统会在后面板显示设备故障。</w:t>
      </w:r>
    </w:p>
    <w:p w:rsidR="002D07F0" w:rsidRDefault="002D07F0" w:rsidP="009D6B1A">
      <w:pPr>
        <w:pStyle w:val="afd"/>
        <w:ind w:firstLine="420"/>
      </w:pPr>
      <w:r>
        <w:rPr>
          <w:rFonts w:hint="eastAsia"/>
        </w:rPr>
        <w:t>操作员在规定的时间</w:t>
      </w:r>
      <w:r>
        <w:rPr>
          <w:rFonts w:hint="eastAsia"/>
        </w:rPr>
        <w:t>(30S)</w:t>
      </w:r>
      <w:r>
        <w:rPr>
          <w:rFonts w:hint="eastAsia"/>
        </w:rPr>
        <w:t>内插卡，读卡器读卡之后，会将卡退出，等待操作员将测试卡取走。</w:t>
      </w:r>
    </w:p>
    <w:p w:rsidR="002D07F0" w:rsidRDefault="002D07F0" w:rsidP="009D6B1A">
      <w:pPr>
        <w:pStyle w:val="afd"/>
        <w:ind w:firstLine="420"/>
      </w:pPr>
      <w:r>
        <w:rPr>
          <w:rFonts w:hint="eastAsia"/>
        </w:rPr>
        <w:t>如果操作员在规定的时间内没有将测试卡取走，读卡器会将该测试卡吞卡。操作员取走测试卡或者测试卡被吞之后，系统会显示读卡器正常。</w:t>
      </w:r>
    </w:p>
    <w:p w:rsidR="002D07F0" w:rsidRDefault="002D07F0" w:rsidP="009D6B1A">
      <w:pPr>
        <w:pStyle w:val="afd"/>
        <w:ind w:firstLine="420"/>
      </w:pPr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凭条打印机测试</w:t>
      </w:r>
    </w:p>
    <w:p w:rsidR="002D07F0" w:rsidRDefault="002D07F0" w:rsidP="009D6B1A">
      <w:pPr>
        <w:pStyle w:val="afd"/>
        <w:ind w:firstLine="420"/>
      </w:pPr>
      <w:r>
        <w:rPr>
          <w:rFonts w:hint="eastAsia"/>
        </w:rPr>
        <w:t>如果凭条打印机设备正常，则提示取走回单。若操作员此时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取走回单，系统凭条打印机有回收回单的功能，则将回单回收，否则不回收。</w:t>
      </w:r>
    </w:p>
    <w:p w:rsidR="002D07F0" w:rsidRDefault="002A18F2" w:rsidP="009D6B1A">
      <w:pPr>
        <w:pStyle w:val="afd"/>
        <w:ind w:firstLine="420"/>
      </w:pPr>
      <w:r>
        <w:rPr>
          <w:rFonts w:hint="eastAsia"/>
        </w:rPr>
        <w:t>3</w:t>
      </w:r>
      <w:r w:rsidR="002D07F0">
        <w:rPr>
          <w:rFonts w:hint="eastAsia"/>
        </w:rPr>
        <w:t>.</w:t>
      </w:r>
      <w:r w:rsidR="002D07F0">
        <w:rPr>
          <w:rFonts w:hint="eastAsia"/>
        </w:rPr>
        <w:tab/>
      </w:r>
      <w:r w:rsidR="002D07F0">
        <w:rPr>
          <w:rFonts w:hint="eastAsia"/>
        </w:rPr>
        <w:t>非接</w:t>
      </w:r>
      <w:r w:rsidR="002D07F0">
        <w:rPr>
          <w:rFonts w:hint="eastAsia"/>
        </w:rPr>
        <w:t>IC</w:t>
      </w:r>
      <w:r w:rsidR="002D07F0">
        <w:rPr>
          <w:rFonts w:hint="eastAsia"/>
        </w:rPr>
        <w:t>读卡器测试</w:t>
      </w:r>
    </w:p>
    <w:p w:rsidR="002D07F0" w:rsidRDefault="002D07F0" w:rsidP="009D6B1A">
      <w:pPr>
        <w:pStyle w:val="afd"/>
        <w:ind w:firstLine="420"/>
      </w:pPr>
      <w:r>
        <w:rPr>
          <w:rFonts w:hint="eastAsia"/>
        </w:rPr>
        <w:t>如果设备是正常的，系统会提示操作员放上测试卡，如果设备故障，系统会在后面板显示设备故障。</w:t>
      </w:r>
    </w:p>
    <w:p w:rsidR="002D07F0" w:rsidRDefault="002D07F0" w:rsidP="009D6B1A">
      <w:pPr>
        <w:pStyle w:val="afd"/>
        <w:ind w:firstLine="420"/>
      </w:pPr>
      <w:r>
        <w:rPr>
          <w:rFonts w:hint="eastAsia"/>
        </w:rPr>
        <w:t>操作员在规定的时间</w:t>
      </w:r>
      <w:r>
        <w:rPr>
          <w:rFonts w:hint="eastAsia"/>
        </w:rPr>
        <w:t>(30S)</w:t>
      </w:r>
      <w:r>
        <w:rPr>
          <w:rFonts w:hint="eastAsia"/>
        </w:rPr>
        <w:t>内插卡，读卡器读卡之后，会将卡退出，等待操作员将测试卡取走。</w:t>
      </w:r>
    </w:p>
    <w:p w:rsidR="002D07F0" w:rsidRDefault="002D07F0" w:rsidP="009D6B1A">
      <w:pPr>
        <w:pStyle w:val="afd"/>
        <w:ind w:firstLine="420"/>
      </w:pPr>
      <w:r>
        <w:rPr>
          <w:rFonts w:hint="eastAsia"/>
        </w:rPr>
        <w:t>如果操作员在规定的时间内没有将测试卡取走，读卡器会关闭。操作员取走测试卡之后，系统会显示读卡器正常。</w:t>
      </w:r>
    </w:p>
    <w:p w:rsidR="006D1BAE" w:rsidRDefault="006D1BAE" w:rsidP="006D1BAE">
      <w:pPr>
        <w:pStyle w:val="3"/>
      </w:pPr>
      <w:bookmarkStart w:id="195" w:name="_Toc460229204"/>
      <w:r w:rsidRPr="00597E14">
        <w:rPr>
          <w:rFonts w:hint="eastAsia"/>
        </w:rPr>
        <w:lastRenderedPageBreak/>
        <w:t>系统登录</w:t>
      </w:r>
      <w:r>
        <w:rPr>
          <w:rFonts w:hint="eastAsia"/>
        </w:rPr>
        <w:t>（签到）</w:t>
      </w:r>
      <w:bookmarkEnd w:id="195"/>
    </w:p>
    <w:p w:rsidR="006D1BAE" w:rsidRPr="00ED2364" w:rsidRDefault="006D1BAE" w:rsidP="006D1BAE">
      <w:pPr>
        <w:pStyle w:val="aff4"/>
        <w:keepNext/>
        <w:keepLines/>
        <w:numPr>
          <w:ilvl w:val="2"/>
          <w:numId w:val="3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6D1BAE" w:rsidRDefault="006D1BAE" w:rsidP="006D1BAE">
      <w:pPr>
        <w:pStyle w:val="4"/>
        <w:numPr>
          <w:ilvl w:val="3"/>
          <w:numId w:val="32"/>
        </w:numPr>
      </w:pPr>
      <w:r>
        <w:rPr>
          <w:rFonts w:hint="eastAsia"/>
        </w:rPr>
        <w:t>功能描述</w:t>
      </w:r>
    </w:p>
    <w:p w:rsidR="006D1BAE" w:rsidRDefault="006D1BAE" w:rsidP="006D1BAE">
      <w:pPr>
        <w:pStyle w:val="afd"/>
        <w:ind w:firstLine="420"/>
      </w:pPr>
      <w:r>
        <w:rPr>
          <w:rFonts w:hint="eastAsia"/>
        </w:rPr>
        <w:t>管理人员进行系统签到。业务流程。</w:t>
      </w:r>
    </w:p>
    <w:p w:rsidR="006D1BAE" w:rsidRPr="00340848" w:rsidRDefault="006D1BAE" w:rsidP="006D1BAE">
      <w:pPr>
        <w:jc w:val="center"/>
      </w:pPr>
    </w:p>
    <w:p w:rsidR="006D1BAE" w:rsidRDefault="006D1BAE" w:rsidP="006D1BAE">
      <w:pPr>
        <w:pStyle w:val="4"/>
        <w:numPr>
          <w:ilvl w:val="3"/>
          <w:numId w:val="32"/>
        </w:numPr>
      </w:pPr>
      <w:r>
        <w:rPr>
          <w:rFonts w:hint="eastAsia"/>
        </w:rPr>
        <w:t>界面元素</w:t>
      </w:r>
    </w:p>
    <w:p w:rsidR="006D1BAE" w:rsidRDefault="006D1BAE" w:rsidP="006D1BAE">
      <w:pPr>
        <w:pStyle w:val="4"/>
        <w:numPr>
          <w:ilvl w:val="3"/>
          <w:numId w:val="32"/>
        </w:numPr>
      </w:pPr>
      <w:r>
        <w:rPr>
          <w:rFonts w:hint="eastAsia"/>
        </w:rPr>
        <w:t>业务流程</w:t>
      </w:r>
    </w:p>
    <w:p w:rsidR="006D1BAE" w:rsidRDefault="006D1BAE" w:rsidP="006D1BAE">
      <w:pPr>
        <w:pStyle w:val="afd"/>
        <w:numPr>
          <w:ilvl w:val="4"/>
          <w:numId w:val="32"/>
        </w:numPr>
        <w:ind w:firstLineChars="0"/>
      </w:pPr>
      <w:r>
        <w:rPr>
          <w:rFonts w:hint="eastAsia"/>
        </w:rPr>
        <w:t>管理人员打开</w:t>
      </w:r>
      <w:r>
        <w:rPr>
          <w:rFonts w:hint="eastAsia"/>
        </w:rPr>
        <w:t>IE</w:t>
      </w:r>
      <w:r>
        <w:rPr>
          <w:rFonts w:hint="eastAsia"/>
        </w:rPr>
        <w:t>，输入</w:t>
      </w:r>
      <w:r>
        <w:rPr>
          <w:rFonts w:hint="eastAsia"/>
        </w:rPr>
        <w:t>URL</w:t>
      </w:r>
      <w:r>
        <w:rPr>
          <w:rFonts w:hint="eastAsia"/>
        </w:rPr>
        <w:t>地址，进入登录界面</w:t>
      </w:r>
    </w:p>
    <w:p w:rsidR="006D1BAE" w:rsidRDefault="006D1BAE" w:rsidP="006D1BAE">
      <w:pPr>
        <w:pStyle w:val="afd"/>
        <w:numPr>
          <w:ilvl w:val="4"/>
          <w:numId w:val="32"/>
        </w:numPr>
        <w:ind w:firstLineChars="0"/>
      </w:pPr>
      <w:r>
        <w:rPr>
          <w:rFonts w:hint="eastAsia"/>
        </w:rPr>
        <w:t>管理人员输入员工编号、密码及录入指纹</w:t>
      </w:r>
    </w:p>
    <w:p w:rsidR="006D1BAE" w:rsidRDefault="006D1BAE" w:rsidP="006D1BAE">
      <w:pPr>
        <w:pStyle w:val="afd"/>
        <w:numPr>
          <w:ilvl w:val="4"/>
          <w:numId w:val="32"/>
        </w:numPr>
        <w:ind w:firstLineChars="0"/>
      </w:pPr>
      <w:r>
        <w:rPr>
          <w:rFonts w:hint="eastAsia"/>
        </w:rPr>
        <w:t>后台进行验证及登记指纹</w:t>
      </w:r>
    </w:p>
    <w:p w:rsidR="006D1BAE" w:rsidRDefault="006D1BAE" w:rsidP="006D1BAE">
      <w:pPr>
        <w:pStyle w:val="afd"/>
        <w:numPr>
          <w:ilvl w:val="4"/>
          <w:numId w:val="32"/>
        </w:numPr>
        <w:ind w:firstLineChars="0"/>
      </w:pPr>
      <w:r>
        <w:rPr>
          <w:rFonts w:hint="eastAsia"/>
        </w:rPr>
        <w:t>后台到核心进行签到</w:t>
      </w:r>
    </w:p>
    <w:p w:rsidR="00F41D5B" w:rsidRDefault="00F41D5B" w:rsidP="006D1BAE">
      <w:pPr>
        <w:pStyle w:val="afd"/>
        <w:numPr>
          <w:ilvl w:val="4"/>
          <w:numId w:val="32"/>
        </w:numPr>
        <w:ind w:firstLineChars="0"/>
      </w:pPr>
      <w:r>
        <w:rPr>
          <w:rFonts w:hint="eastAsia"/>
        </w:rPr>
        <w:t>后台申请</w:t>
      </w:r>
      <w:r w:rsidR="0015579C">
        <w:rPr>
          <w:rFonts w:hint="eastAsia"/>
        </w:rPr>
        <w:t>工作</w:t>
      </w:r>
      <w:r>
        <w:rPr>
          <w:rFonts w:hint="eastAsia"/>
        </w:rPr>
        <w:t>密钥</w:t>
      </w:r>
    </w:p>
    <w:p w:rsidR="006D1BAE" w:rsidRDefault="006D1BAE" w:rsidP="006D1BAE">
      <w:pPr>
        <w:pStyle w:val="4"/>
        <w:numPr>
          <w:ilvl w:val="3"/>
          <w:numId w:val="32"/>
        </w:numPr>
      </w:pPr>
      <w:r>
        <w:rPr>
          <w:rFonts w:hint="eastAsia"/>
        </w:rPr>
        <w:t>业务规则</w:t>
      </w:r>
    </w:p>
    <w:p w:rsidR="006D1BAE" w:rsidRDefault="006D1BAE" w:rsidP="006D1BAE">
      <w:pPr>
        <w:pStyle w:val="afd"/>
        <w:numPr>
          <w:ilvl w:val="4"/>
          <w:numId w:val="32"/>
        </w:numPr>
        <w:ind w:firstLineChars="0"/>
      </w:pPr>
      <w:r>
        <w:rPr>
          <w:rFonts w:hint="eastAsia"/>
        </w:rPr>
        <w:t>密码不能显示明文</w:t>
      </w:r>
    </w:p>
    <w:p w:rsidR="006D1BAE" w:rsidRDefault="006D1BAE" w:rsidP="006D1BAE">
      <w:pPr>
        <w:pStyle w:val="afd"/>
        <w:numPr>
          <w:ilvl w:val="4"/>
          <w:numId w:val="32"/>
        </w:numPr>
        <w:ind w:firstLineChars="0"/>
      </w:pPr>
      <w:r>
        <w:rPr>
          <w:rFonts w:hint="eastAsia"/>
        </w:rPr>
        <w:t>密码通过软键盘操作</w:t>
      </w:r>
    </w:p>
    <w:p w:rsidR="006D1BAE" w:rsidRDefault="006D1BAE" w:rsidP="009D6B1A">
      <w:pPr>
        <w:pStyle w:val="afd"/>
        <w:ind w:firstLine="420"/>
      </w:pPr>
    </w:p>
    <w:p w:rsidR="004E67B2" w:rsidRDefault="00C5298E" w:rsidP="0005287A">
      <w:pPr>
        <w:pStyle w:val="3"/>
      </w:pPr>
      <w:bookmarkStart w:id="196" w:name="_Toc460229205"/>
      <w:r>
        <w:rPr>
          <w:rFonts w:hint="eastAsia"/>
        </w:rPr>
        <w:t>交易界面切换到</w:t>
      </w:r>
      <w:r>
        <w:rPr>
          <w:rFonts w:hint="eastAsia"/>
        </w:rPr>
        <w:t>C</w:t>
      </w:r>
      <w:r>
        <w:rPr>
          <w:rFonts w:hint="eastAsia"/>
        </w:rPr>
        <w:t>端管理</w:t>
      </w:r>
      <w:bookmarkEnd w:id="196"/>
    </w:p>
    <w:p w:rsidR="00704AA9" w:rsidRPr="00704AA9" w:rsidRDefault="00704AA9" w:rsidP="00704AA9">
      <w:pPr>
        <w:pStyle w:val="aff4"/>
        <w:keepNext/>
        <w:keepLines/>
        <w:numPr>
          <w:ilvl w:val="0"/>
          <w:numId w:val="19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704AA9" w:rsidRPr="00704AA9" w:rsidRDefault="00704AA9" w:rsidP="00704AA9">
      <w:pPr>
        <w:pStyle w:val="aff4"/>
        <w:keepNext/>
        <w:keepLines/>
        <w:numPr>
          <w:ilvl w:val="0"/>
          <w:numId w:val="19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704AA9" w:rsidRPr="00704AA9" w:rsidRDefault="00704AA9" w:rsidP="00704AA9">
      <w:pPr>
        <w:pStyle w:val="aff4"/>
        <w:keepNext/>
        <w:keepLines/>
        <w:numPr>
          <w:ilvl w:val="1"/>
          <w:numId w:val="19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704AA9" w:rsidRPr="00704AA9" w:rsidRDefault="00704AA9" w:rsidP="00704AA9">
      <w:pPr>
        <w:pStyle w:val="aff4"/>
        <w:keepNext/>
        <w:keepLines/>
        <w:numPr>
          <w:ilvl w:val="1"/>
          <w:numId w:val="19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704AA9" w:rsidRPr="00704AA9" w:rsidRDefault="00704AA9" w:rsidP="00704AA9">
      <w:pPr>
        <w:pStyle w:val="aff4"/>
        <w:keepNext/>
        <w:keepLines/>
        <w:numPr>
          <w:ilvl w:val="2"/>
          <w:numId w:val="19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704AA9" w:rsidRPr="00704AA9" w:rsidRDefault="00704AA9" w:rsidP="00704AA9">
      <w:pPr>
        <w:pStyle w:val="aff4"/>
        <w:keepNext/>
        <w:keepLines/>
        <w:numPr>
          <w:ilvl w:val="2"/>
          <w:numId w:val="19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704AA9" w:rsidRPr="00704AA9" w:rsidRDefault="00704AA9" w:rsidP="00704AA9">
      <w:pPr>
        <w:pStyle w:val="aff4"/>
        <w:keepNext/>
        <w:keepLines/>
        <w:numPr>
          <w:ilvl w:val="2"/>
          <w:numId w:val="19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704AA9" w:rsidRPr="00704AA9" w:rsidRDefault="00704AA9" w:rsidP="00704AA9">
      <w:pPr>
        <w:pStyle w:val="aff4"/>
        <w:keepNext/>
        <w:keepLines/>
        <w:numPr>
          <w:ilvl w:val="2"/>
          <w:numId w:val="19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704AA9" w:rsidRPr="00704AA9" w:rsidRDefault="00704AA9" w:rsidP="00704AA9">
      <w:pPr>
        <w:pStyle w:val="aff4"/>
        <w:keepNext/>
        <w:keepLines/>
        <w:numPr>
          <w:ilvl w:val="2"/>
          <w:numId w:val="19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704AA9" w:rsidRPr="00704AA9" w:rsidRDefault="00704AA9" w:rsidP="00704AA9">
      <w:pPr>
        <w:pStyle w:val="aff4"/>
        <w:keepNext/>
        <w:keepLines/>
        <w:numPr>
          <w:ilvl w:val="2"/>
          <w:numId w:val="19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704AA9" w:rsidRPr="00704AA9" w:rsidRDefault="00704AA9" w:rsidP="00704AA9">
      <w:pPr>
        <w:pStyle w:val="aff4"/>
        <w:keepNext/>
        <w:keepLines/>
        <w:numPr>
          <w:ilvl w:val="2"/>
          <w:numId w:val="19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704AA9" w:rsidRPr="00704AA9" w:rsidRDefault="00704AA9" w:rsidP="00704AA9">
      <w:pPr>
        <w:pStyle w:val="aff4"/>
        <w:keepNext/>
        <w:keepLines/>
        <w:numPr>
          <w:ilvl w:val="2"/>
          <w:numId w:val="19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704AA9" w:rsidRPr="00704AA9" w:rsidRDefault="00704AA9" w:rsidP="00704AA9">
      <w:pPr>
        <w:pStyle w:val="aff4"/>
        <w:keepNext/>
        <w:keepLines/>
        <w:numPr>
          <w:ilvl w:val="2"/>
          <w:numId w:val="19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704AA9" w:rsidRPr="00704AA9" w:rsidRDefault="00704AA9" w:rsidP="00704AA9">
      <w:pPr>
        <w:pStyle w:val="aff4"/>
        <w:keepNext/>
        <w:keepLines/>
        <w:numPr>
          <w:ilvl w:val="2"/>
          <w:numId w:val="19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704AA9" w:rsidRPr="00704AA9" w:rsidRDefault="00704AA9" w:rsidP="00704AA9">
      <w:pPr>
        <w:pStyle w:val="aff4"/>
        <w:keepNext/>
        <w:keepLines/>
        <w:numPr>
          <w:ilvl w:val="2"/>
          <w:numId w:val="19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704AA9" w:rsidRPr="00704AA9" w:rsidRDefault="00704AA9" w:rsidP="00704AA9">
      <w:pPr>
        <w:pStyle w:val="aff4"/>
        <w:keepNext/>
        <w:keepLines/>
        <w:numPr>
          <w:ilvl w:val="2"/>
          <w:numId w:val="19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4E67B2" w:rsidRDefault="004E67B2" w:rsidP="00704AA9">
      <w:pPr>
        <w:pStyle w:val="4"/>
        <w:numPr>
          <w:ilvl w:val="3"/>
          <w:numId w:val="19"/>
        </w:numPr>
      </w:pPr>
      <w:r>
        <w:rPr>
          <w:rFonts w:hint="eastAsia"/>
        </w:rPr>
        <w:t>功能描述</w:t>
      </w:r>
    </w:p>
    <w:p w:rsidR="004E67B2" w:rsidRPr="007F0CB9" w:rsidRDefault="0076255B" w:rsidP="009D6B1A">
      <w:pPr>
        <w:pStyle w:val="afd"/>
        <w:ind w:firstLine="420"/>
      </w:pPr>
      <w:r>
        <w:rPr>
          <w:rFonts w:hint="eastAsia"/>
        </w:rPr>
        <w:t>通过</w:t>
      </w:r>
      <w:r>
        <w:rPr>
          <w:rFonts w:hint="eastAsia"/>
        </w:rPr>
        <w:t>C</w:t>
      </w:r>
      <w:r>
        <w:rPr>
          <w:rFonts w:hint="eastAsia"/>
        </w:rPr>
        <w:t>端下屏，按照顺序触发屏幕监控点，切换到管理屏。</w:t>
      </w:r>
    </w:p>
    <w:p w:rsidR="004E67B2" w:rsidRDefault="004E67B2" w:rsidP="00704AA9">
      <w:pPr>
        <w:pStyle w:val="4"/>
        <w:numPr>
          <w:ilvl w:val="3"/>
          <w:numId w:val="19"/>
        </w:numPr>
      </w:pPr>
      <w:r>
        <w:rPr>
          <w:rFonts w:hint="eastAsia"/>
        </w:rPr>
        <w:t>业务流程</w:t>
      </w:r>
    </w:p>
    <w:p w:rsidR="004E67B2" w:rsidRDefault="006A3D0E" w:rsidP="00211D64">
      <w:pPr>
        <w:pStyle w:val="aff4"/>
        <w:numPr>
          <w:ilvl w:val="4"/>
          <w:numId w:val="48"/>
        </w:numPr>
        <w:ind w:firstLineChars="0"/>
      </w:pPr>
      <w:r>
        <w:rPr>
          <w:rFonts w:hint="eastAsia"/>
        </w:rPr>
        <w:t>按照顺序触发屏幕监控点</w:t>
      </w:r>
    </w:p>
    <w:p w:rsidR="006A3D0E" w:rsidRPr="00340848" w:rsidRDefault="006A3D0E" w:rsidP="00211D64">
      <w:pPr>
        <w:pStyle w:val="aff4"/>
        <w:numPr>
          <w:ilvl w:val="4"/>
          <w:numId w:val="48"/>
        </w:numPr>
        <w:ind w:firstLineChars="0"/>
      </w:pPr>
      <w:r>
        <w:rPr>
          <w:rFonts w:hint="eastAsia"/>
        </w:rPr>
        <w:t>切换到管理屏</w:t>
      </w:r>
      <w:r w:rsidR="00E24D4F">
        <w:rPr>
          <w:rFonts w:hint="eastAsia"/>
        </w:rPr>
        <w:t>界面。</w:t>
      </w:r>
    </w:p>
    <w:p w:rsidR="004E67B2" w:rsidRDefault="004E67B2" w:rsidP="00704AA9">
      <w:pPr>
        <w:pStyle w:val="4"/>
        <w:numPr>
          <w:ilvl w:val="3"/>
          <w:numId w:val="19"/>
        </w:numPr>
      </w:pPr>
      <w:r>
        <w:rPr>
          <w:rFonts w:hint="eastAsia"/>
        </w:rPr>
        <w:t>界面元素</w:t>
      </w:r>
    </w:p>
    <w:p w:rsidR="004E67B2" w:rsidRDefault="004E67B2" w:rsidP="004E67B2">
      <w:pPr>
        <w:pStyle w:val="a0"/>
      </w:pPr>
    </w:p>
    <w:p w:rsidR="004E67B2" w:rsidRDefault="004E67B2" w:rsidP="00704AA9">
      <w:pPr>
        <w:pStyle w:val="4"/>
        <w:numPr>
          <w:ilvl w:val="3"/>
          <w:numId w:val="19"/>
        </w:numPr>
      </w:pPr>
      <w:r>
        <w:rPr>
          <w:rFonts w:hint="eastAsia"/>
        </w:rPr>
        <w:lastRenderedPageBreak/>
        <w:t>业务规则</w:t>
      </w:r>
    </w:p>
    <w:p w:rsidR="009B3B1B" w:rsidRDefault="000810DD" w:rsidP="000810DD">
      <w:pPr>
        <w:pStyle w:val="3"/>
      </w:pPr>
      <w:bookmarkStart w:id="197" w:name="_Toc460229206"/>
      <w:r w:rsidRPr="000810DD">
        <w:rPr>
          <w:rFonts w:hint="eastAsia"/>
        </w:rPr>
        <w:t>打印吞卡记录</w:t>
      </w:r>
      <w:bookmarkEnd w:id="197"/>
    </w:p>
    <w:p w:rsidR="001669E9" w:rsidRPr="001669E9" w:rsidRDefault="001669E9" w:rsidP="001669E9">
      <w:pPr>
        <w:pStyle w:val="aff4"/>
        <w:keepNext/>
        <w:keepLines/>
        <w:numPr>
          <w:ilvl w:val="0"/>
          <w:numId w:val="2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1669E9" w:rsidRPr="001669E9" w:rsidRDefault="001669E9" w:rsidP="001669E9">
      <w:pPr>
        <w:pStyle w:val="aff4"/>
        <w:keepNext/>
        <w:keepLines/>
        <w:numPr>
          <w:ilvl w:val="0"/>
          <w:numId w:val="2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1669E9" w:rsidRPr="001669E9" w:rsidRDefault="001669E9" w:rsidP="001669E9">
      <w:pPr>
        <w:pStyle w:val="aff4"/>
        <w:keepNext/>
        <w:keepLines/>
        <w:numPr>
          <w:ilvl w:val="1"/>
          <w:numId w:val="2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1669E9" w:rsidRPr="001669E9" w:rsidRDefault="001669E9" w:rsidP="001669E9">
      <w:pPr>
        <w:pStyle w:val="aff4"/>
        <w:keepNext/>
        <w:keepLines/>
        <w:numPr>
          <w:ilvl w:val="1"/>
          <w:numId w:val="2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1669E9" w:rsidRPr="001669E9" w:rsidRDefault="001669E9" w:rsidP="001669E9">
      <w:pPr>
        <w:pStyle w:val="aff4"/>
        <w:keepNext/>
        <w:keepLines/>
        <w:numPr>
          <w:ilvl w:val="2"/>
          <w:numId w:val="2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1669E9" w:rsidRPr="001669E9" w:rsidRDefault="001669E9" w:rsidP="001669E9">
      <w:pPr>
        <w:pStyle w:val="aff4"/>
        <w:keepNext/>
        <w:keepLines/>
        <w:numPr>
          <w:ilvl w:val="2"/>
          <w:numId w:val="2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1669E9" w:rsidRPr="001669E9" w:rsidRDefault="001669E9" w:rsidP="001669E9">
      <w:pPr>
        <w:pStyle w:val="aff4"/>
        <w:keepNext/>
        <w:keepLines/>
        <w:numPr>
          <w:ilvl w:val="2"/>
          <w:numId w:val="2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1669E9" w:rsidRPr="001669E9" w:rsidRDefault="001669E9" w:rsidP="001669E9">
      <w:pPr>
        <w:pStyle w:val="aff4"/>
        <w:keepNext/>
        <w:keepLines/>
        <w:numPr>
          <w:ilvl w:val="2"/>
          <w:numId w:val="2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1669E9" w:rsidRPr="001669E9" w:rsidRDefault="001669E9" w:rsidP="001669E9">
      <w:pPr>
        <w:pStyle w:val="aff4"/>
        <w:keepNext/>
        <w:keepLines/>
        <w:numPr>
          <w:ilvl w:val="2"/>
          <w:numId w:val="2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1669E9" w:rsidRPr="001669E9" w:rsidRDefault="001669E9" w:rsidP="001669E9">
      <w:pPr>
        <w:pStyle w:val="aff4"/>
        <w:keepNext/>
        <w:keepLines/>
        <w:numPr>
          <w:ilvl w:val="2"/>
          <w:numId w:val="2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1669E9" w:rsidRPr="001669E9" w:rsidRDefault="001669E9" w:rsidP="001669E9">
      <w:pPr>
        <w:pStyle w:val="aff4"/>
        <w:keepNext/>
        <w:keepLines/>
        <w:numPr>
          <w:ilvl w:val="2"/>
          <w:numId w:val="2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1669E9" w:rsidRPr="001669E9" w:rsidRDefault="001669E9" w:rsidP="001669E9">
      <w:pPr>
        <w:pStyle w:val="aff4"/>
        <w:keepNext/>
        <w:keepLines/>
        <w:numPr>
          <w:ilvl w:val="2"/>
          <w:numId w:val="2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1669E9" w:rsidRPr="001669E9" w:rsidRDefault="001669E9" w:rsidP="001669E9">
      <w:pPr>
        <w:pStyle w:val="aff4"/>
        <w:keepNext/>
        <w:keepLines/>
        <w:numPr>
          <w:ilvl w:val="2"/>
          <w:numId w:val="2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1669E9" w:rsidRPr="001669E9" w:rsidRDefault="001669E9" w:rsidP="001669E9">
      <w:pPr>
        <w:pStyle w:val="aff4"/>
        <w:keepNext/>
        <w:keepLines/>
        <w:numPr>
          <w:ilvl w:val="2"/>
          <w:numId w:val="2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1669E9" w:rsidRPr="001669E9" w:rsidRDefault="001669E9" w:rsidP="001669E9">
      <w:pPr>
        <w:pStyle w:val="aff4"/>
        <w:keepNext/>
        <w:keepLines/>
        <w:numPr>
          <w:ilvl w:val="2"/>
          <w:numId w:val="2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1669E9" w:rsidRPr="001669E9" w:rsidRDefault="001669E9" w:rsidP="001669E9">
      <w:pPr>
        <w:pStyle w:val="aff4"/>
        <w:keepNext/>
        <w:keepLines/>
        <w:numPr>
          <w:ilvl w:val="2"/>
          <w:numId w:val="2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1669E9" w:rsidRPr="001669E9" w:rsidRDefault="001669E9" w:rsidP="001669E9">
      <w:pPr>
        <w:pStyle w:val="aff4"/>
        <w:keepNext/>
        <w:keepLines/>
        <w:numPr>
          <w:ilvl w:val="2"/>
          <w:numId w:val="2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1669E9" w:rsidRPr="001669E9" w:rsidRDefault="001669E9" w:rsidP="001669E9">
      <w:pPr>
        <w:pStyle w:val="aff4"/>
        <w:keepNext/>
        <w:keepLines/>
        <w:numPr>
          <w:ilvl w:val="2"/>
          <w:numId w:val="2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1669E9" w:rsidRPr="001669E9" w:rsidRDefault="001669E9" w:rsidP="001669E9">
      <w:pPr>
        <w:pStyle w:val="aff4"/>
        <w:keepNext/>
        <w:keepLines/>
        <w:numPr>
          <w:ilvl w:val="2"/>
          <w:numId w:val="2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9B3B1B" w:rsidRDefault="009B3B1B" w:rsidP="001669E9">
      <w:pPr>
        <w:pStyle w:val="4"/>
        <w:numPr>
          <w:ilvl w:val="3"/>
          <w:numId w:val="23"/>
        </w:numPr>
      </w:pPr>
      <w:r>
        <w:rPr>
          <w:rFonts w:hint="eastAsia"/>
        </w:rPr>
        <w:t>功能描述</w:t>
      </w:r>
    </w:p>
    <w:p w:rsidR="009B3B1B" w:rsidRPr="001865F7" w:rsidRDefault="000810DD" w:rsidP="009D6B1A">
      <w:pPr>
        <w:pStyle w:val="afd"/>
        <w:ind w:firstLine="420"/>
      </w:pPr>
      <w:r w:rsidRPr="000810DD">
        <w:rPr>
          <w:rFonts w:hint="eastAsia"/>
        </w:rPr>
        <w:t>打印吞卡记录并记录在流水</w:t>
      </w:r>
    </w:p>
    <w:p w:rsidR="009B3B1B" w:rsidRDefault="009B3B1B" w:rsidP="001669E9">
      <w:pPr>
        <w:pStyle w:val="4"/>
        <w:numPr>
          <w:ilvl w:val="3"/>
          <w:numId w:val="23"/>
        </w:numPr>
      </w:pPr>
      <w:r>
        <w:rPr>
          <w:rFonts w:hint="eastAsia"/>
        </w:rPr>
        <w:t>业务流程</w:t>
      </w:r>
    </w:p>
    <w:p w:rsidR="009B3B1B" w:rsidRDefault="00F62D25" w:rsidP="00F62D25">
      <w:pPr>
        <w:pStyle w:val="aff4"/>
        <w:numPr>
          <w:ilvl w:val="0"/>
          <w:numId w:val="49"/>
        </w:numPr>
        <w:ind w:firstLineChars="0"/>
        <w:jc w:val="left"/>
      </w:pPr>
      <w:r>
        <w:rPr>
          <w:rFonts w:hint="eastAsia"/>
        </w:rPr>
        <w:t>选择打印吞卡记录界面</w:t>
      </w:r>
    </w:p>
    <w:p w:rsidR="00F62D25" w:rsidRDefault="00F62D25" w:rsidP="00F62D25">
      <w:pPr>
        <w:pStyle w:val="aff4"/>
        <w:numPr>
          <w:ilvl w:val="0"/>
          <w:numId w:val="49"/>
        </w:numPr>
        <w:ind w:firstLineChars="0"/>
        <w:jc w:val="left"/>
      </w:pPr>
      <w:r>
        <w:rPr>
          <w:rFonts w:hint="eastAsia"/>
        </w:rPr>
        <w:t>查询吞卡情况</w:t>
      </w:r>
    </w:p>
    <w:p w:rsidR="00F62D25" w:rsidRPr="00340848" w:rsidRDefault="00F62D25" w:rsidP="00F62D25">
      <w:pPr>
        <w:pStyle w:val="aff4"/>
        <w:numPr>
          <w:ilvl w:val="0"/>
          <w:numId w:val="49"/>
        </w:numPr>
        <w:ind w:firstLineChars="0"/>
        <w:jc w:val="left"/>
      </w:pPr>
      <w:r>
        <w:rPr>
          <w:rFonts w:hint="eastAsia"/>
        </w:rPr>
        <w:t>打印吞卡记录</w:t>
      </w:r>
    </w:p>
    <w:p w:rsidR="009B3B1B" w:rsidRDefault="009B3B1B" w:rsidP="001669E9">
      <w:pPr>
        <w:pStyle w:val="4"/>
        <w:numPr>
          <w:ilvl w:val="3"/>
          <w:numId w:val="23"/>
        </w:numPr>
      </w:pPr>
      <w:r>
        <w:rPr>
          <w:rFonts w:hint="eastAsia"/>
        </w:rPr>
        <w:t>界面元素</w:t>
      </w:r>
    </w:p>
    <w:p w:rsidR="009B3B1B" w:rsidRDefault="009B3B1B" w:rsidP="009B3B1B">
      <w:pPr>
        <w:pStyle w:val="a0"/>
      </w:pPr>
    </w:p>
    <w:p w:rsidR="009B3B1B" w:rsidRDefault="009B3B1B" w:rsidP="00F62D25">
      <w:pPr>
        <w:pStyle w:val="4"/>
        <w:numPr>
          <w:ilvl w:val="3"/>
          <w:numId w:val="23"/>
        </w:numPr>
      </w:pPr>
      <w:r>
        <w:rPr>
          <w:rFonts w:hint="eastAsia"/>
        </w:rPr>
        <w:t>业务规则</w:t>
      </w:r>
    </w:p>
    <w:p w:rsidR="009B3B1B" w:rsidRDefault="00F702FA" w:rsidP="00975CE1">
      <w:pPr>
        <w:pStyle w:val="3"/>
      </w:pPr>
      <w:bookmarkStart w:id="198" w:name="_Toc460229207"/>
      <w:r>
        <w:rPr>
          <w:rFonts w:hint="eastAsia"/>
        </w:rPr>
        <w:t>C</w:t>
      </w:r>
      <w:proofErr w:type="gramStart"/>
      <w:r>
        <w:rPr>
          <w:rFonts w:hint="eastAsia"/>
        </w:rPr>
        <w:t>端管理</w:t>
      </w:r>
      <w:proofErr w:type="gramEnd"/>
      <w:r>
        <w:rPr>
          <w:rFonts w:hint="eastAsia"/>
        </w:rPr>
        <w:t>切换到交易界面</w:t>
      </w:r>
      <w:bookmarkEnd w:id="198"/>
    </w:p>
    <w:p w:rsidR="001669E9" w:rsidRPr="001669E9" w:rsidRDefault="001669E9" w:rsidP="001669E9">
      <w:pPr>
        <w:pStyle w:val="aff4"/>
        <w:keepNext/>
        <w:keepLines/>
        <w:numPr>
          <w:ilvl w:val="0"/>
          <w:numId w:val="25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1669E9" w:rsidRPr="001669E9" w:rsidRDefault="001669E9" w:rsidP="001669E9">
      <w:pPr>
        <w:pStyle w:val="aff4"/>
        <w:keepNext/>
        <w:keepLines/>
        <w:numPr>
          <w:ilvl w:val="0"/>
          <w:numId w:val="25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1669E9" w:rsidRPr="001669E9" w:rsidRDefault="001669E9" w:rsidP="001669E9">
      <w:pPr>
        <w:pStyle w:val="aff4"/>
        <w:keepNext/>
        <w:keepLines/>
        <w:numPr>
          <w:ilvl w:val="1"/>
          <w:numId w:val="25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1669E9" w:rsidRPr="001669E9" w:rsidRDefault="001669E9" w:rsidP="001669E9">
      <w:pPr>
        <w:pStyle w:val="aff4"/>
        <w:keepNext/>
        <w:keepLines/>
        <w:numPr>
          <w:ilvl w:val="1"/>
          <w:numId w:val="25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1669E9" w:rsidRPr="001669E9" w:rsidRDefault="001669E9" w:rsidP="001669E9">
      <w:pPr>
        <w:pStyle w:val="aff4"/>
        <w:keepNext/>
        <w:keepLines/>
        <w:numPr>
          <w:ilvl w:val="2"/>
          <w:numId w:val="25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1669E9" w:rsidRPr="001669E9" w:rsidRDefault="001669E9" w:rsidP="001669E9">
      <w:pPr>
        <w:pStyle w:val="aff4"/>
        <w:keepNext/>
        <w:keepLines/>
        <w:numPr>
          <w:ilvl w:val="2"/>
          <w:numId w:val="25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1669E9" w:rsidRPr="001669E9" w:rsidRDefault="001669E9" w:rsidP="001669E9">
      <w:pPr>
        <w:pStyle w:val="aff4"/>
        <w:keepNext/>
        <w:keepLines/>
        <w:numPr>
          <w:ilvl w:val="2"/>
          <w:numId w:val="25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1669E9" w:rsidRPr="001669E9" w:rsidRDefault="001669E9" w:rsidP="001669E9">
      <w:pPr>
        <w:pStyle w:val="aff4"/>
        <w:keepNext/>
        <w:keepLines/>
        <w:numPr>
          <w:ilvl w:val="2"/>
          <w:numId w:val="25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1669E9" w:rsidRPr="001669E9" w:rsidRDefault="001669E9" w:rsidP="001669E9">
      <w:pPr>
        <w:pStyle w:val="aff4"/>
        <w:keepNext/>
        <w:keepLines/>
        <w:numPr>
          <w:ilvl w:val="2"/>
          <w:numId w:val="25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1669E9" w:rsidRPr="001669E9" w:rsidRDefault="001669E9" w:rsidP="001669E9">
      <w:pPr>
        <w:pStyle w:val="aff4"/>
        <w:keepNext/>
        <w:keepLines/>
        <w:numPr>
          <w:ilvl w:val="2"/>
          <w:numId w:val="25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1669E9" w:rsidRPr="001669E9" w:rsidRDefault="001669E9" w:rsidP="001669E9">
      <w:pPr>
        <w:pStyle w:val="aff4"/>
        <w:keepNext/>
        <w:keepLines/>
        <w:numPr>
          <w:ilvl w:val="2"/>
          <w:numId w:val="25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1669E9" w:rsidRPr="001669E9" w:rsidRDefault="001669E9" w:rsidP="001669E9">
      <w:pPr>
        <w:pStyle w:val="aff4"/>
        <w:keepNext/>
        <w:keepLines/>
        <w:numPr>
          <w:ilvl w:val="2"/>
          <w:numId w:val="25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1669E9" w:rsidRPr="001669E9" w:rsidRDefault="001669E9" w:rsidP="001669E9">
      <w:pPr>
        <w:pStyle w:val="aff4"/>
        <w:keepNext/>
        <w:keepLines/>
        <w:numPr>
          <w:ilvl w:val="2"/>
          <w:numId w:val="25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1669E9" w:rsidRPr="001669E9" w:rsidRDefault="001669E9" w:rsidP="001669E9">
      <w:pPr>
        <w:pStyle w:val="aff4"/>
        <w:keepNext/>
        <w:keepLines/>
        <w:numPr>
          <w:ilvl w:val="2"/>
          <w:numId w:val="25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1669E9" w:rsidRPr="001669E9" w:rsidRDefault="001669E9" w:rsidP="001669E9">
      <w:pPr>
        <w:pStyle w:val="aff4"/>
        <w:keepNext/>
        <w:keepLines/>
        <w:numPr>
          <w:ilvl w:val="2"/>
          <w:numId w:val="25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1669E9" w:rsidRPr="001669E9" w:rsidRDefault="001669E9" w:rsidP="001669E9">
      <w:pPr>
        <w:pStyle w:val="aff4"/>
        <w:keepNext/>
        <w:keepLines/>
        <w:numPr>
          <w:ilvl w:val="2"/>
          <w:numId w:val="25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1669E9" w:rsidRPr="001669E9" w:rsidRDefault="001669E9" w:rsidP="001669E9">
      <w:pPr>
        <w:pStyle w:val="aff4"/>
        <w:keepNext/>
        <w:keepLines/>
        <w:numPr>
          <w:ilvl w:val="2"/>
          <w:numId w:val="25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1669E9" w:rsidRPr="001669E9" w:rsidRDefault="001669E9" w:rsidP="001669E9">
      <w:pPr>
        <w:pStyle w:val="aff4"/>
        <w:keepNext/>
        <w:keepLines/>
        <w:numPr>
          <w:ilvl w:val="2"/>
          <w:numId w:val="25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1669E9" w:rsidRPr="001669E9" w:rsidRDefault="001669E9" w:rsidP="001669E9">
      <w:pPr>
        <w:pStyle w:val="aff4"/>
        <w:keepNext/>
        <w:keepLines/>
        <w:numPr>
          <w:ilvl w:val="2"/>
          <w:numId w:val="25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1669E9" w:rsidRPr="001669E9" w:rsidRDefault="001669E9" w:rsidP="001669E9">
      <w:pPr>
        <w:pStyle w:val="aff4"/>
        <w:keepNext/>
        <w:keepLines/>
        <w:numPr>
          <w:ilvl w:val="2"/>
          <w:numId w:val="25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1669E9" w:rsidRPr="001669E9" w:rsidRDefault="001669E9" w:rsidP="001669E9">
      <w:pPr>
        <w:pStyle w:val="aff4"/>
        <w:keepNext/>
        <w:keepLines/>
        <w:numPr>
          <w:ilvl w:val="2"/>
          <w:numId w:val="25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9B3B1B" w:rsidRDefault="009B3B1B" w:rsidP="001669E9">
      <w:pPr>
        <w:pStyle w:val="4"/>
        <w:numPr>
          <w:ilvl w:val="3"/>
          <w:numId w:val="25"/>
        </w:numPr>
      </w:pPr>
      <w:r>
        <w:rPr>
          <w:rFonts w:hint="eastAsia"/>
        </w:rPr>
        <w:t>功能描述</w:t>
      </w:r>
    </w:p>
    <w:p w:rsidR="009B3B1B" w:rsidRPr="001865F7" w:rsidRDefault="0058341F" w:rsidP="009D6B1A">
      <w:pPr>
        <w:pStyle w:val="afd"/>
        <w:ind w:firstLine="420"/>
      </w:pPr>
      <w:r>
        <w:rPr>
          <w:rFonts w:hint="eastAsia"/>
        </w:rPr>
        <w:t>从</w:t>
      </w:r>
      <w:r>
        <w:rPr>
          <w:rFonts w:hint="eastAsia"/>
        </w:rPr>
        <w:t>c</w:t>
      </w:r>
      <w:proofErr w:type="gramStart"/>
      <w:r>
        <w:rPr>
          <w:rFonts w:hint="eastAsia"/>
        </w:rPr>
        <w:t>端管理屏</w:t>
      </w:r>
      <w:proofErr w:type="gramEnd"/>
      <w:r>
        <w:rPr>
          <w:rFonts w:hint="eastAsia"/>
        </w:rPr>
        <w:t>切换到交易界面屏</w:t>
      </w:r>
    </w:p>
    <w:p w:rsidR="009B3B1B" w:rsidRDefault="009B3B1B" w:rsidP="001669E9">
      <w:pPr>
        <w:pStyle w:val="4"/>
        <w:numPr>
          <w:ilvl w:val="3"/>
          <w:numId w:val="25"/>
        </w:numPr>
      </w:pPr>
      <w:r>
        <w:rPr>
          <w:rFonts w:hint="eastAsia"/>
        </w:rPr>
        <w:t>业务流程</w:t>
      </w:r>
    </w:p>
    <w:p w:rsidR="009B3B1B" w:rsidRDefault="00706818" w:rsidP="00706818">
      <w:pPr>
        <w:pStyle w:val="aff4"/>
        <w:numPr>
          <w:ilvl w:val="0"/>
          <w:numId w:val="47"/>
        </w:numPr>
        <w:ind w:firstLineChars="0"/>
      </w:pPr>
      <w:r>
        <w:rPr>
          <w:rFonts w:hint="eastAsia"/>
        </w:rPr>
        <w:t>管理员点击切换</w:t>
      </w:r>
    </w:p>
    <w:p w:rsidR="00706818" w:rsidRDefault="00706818" w:rsidP="00706818">
      <w:pPr>
        <w:pStyle w:val="aff4"/>
        <w:numPr>
          <w:ilvl w:val="0"/>
          <w:numId w:val="47"/>
        </w:numPr>
        <w:ind w:firstLineChars="0"/>
      </w:pPr>
      <w:r>
        <w:rPr>
          <w:rFonts w:hint="eastAsia"/>
        </w:rPr>
        <w:t>管理员自动退出</w:t>
      </w:r>
    </w:p>
    <w:p w:rsidR="00706818" w:rsidRPr="00340848" w:rsidRDefault="00706818" w:rsidP="00706818">
      <w:pPr>
        <w:pStyle w:val="aff4"/>
        <w:numPr>
          <w:ilvl w:val="0"/>
          <w:numId w:val="47"/>
        </w:numPr>
        <w:ind w:firstLineChars="0"/>
      </w:pPr>
      <w:r>
        <w:rPr>
          <w:rFonts w:hint="eastAsia"/>
        </w:rPr>
        <w:t>切换到交易屏幕</w:t>
      </w:r>
    </w:p>
    <w:p w:rsidR="009B3B1B" w:rsidRDefault="009B3B1B" w:rsidP="001669E9">
      <w:pPr>
        <w:pStyle w:val="4"/>
        <w:numPr>
          <w:ilvl w:val="3"/>
          <w:numId w:val="25"/>
        </w:numPr>
      </w:pPr>
      <w:r>
        <w:rPr>
          <w:rFonts w:hint="eastAsia"/>
        </w:rPr>
        <w:t>界面元素</w:t>
      </w:r>
    </w:p>
    <w:p w:rsidR="009B3B1B" w:rsidRDefault="009B3B1B" w:rsidP="009B3B1B">
      <w:pPr>
        <w:pStyle w:val="a0"/>
      </w:pPr>
    </w:p>
    <w:p w:rsidR="009B3B1B" w:rsidRDefault="009B3B1B" w:rsidP="001669E9">
      <w:pPr>
        <w:pStyle w:val="4"/>
        <w:numPr>
          <w:ilvl w:val="3"/>
          <w:numId w:val="25"/>
        </w:numPr>
      </w:pPr>
      <w:r>
        <w:rPr>
          <w:rFonts w:hint="eastAsia"/>
        </w:rPr>
        <w:lastRenderedPageBreak/>
        <w:t>业务规则</w:t>
      </w:r>
    </w:p>
    <w:p w:rsidR="00F953CA" w:rsidRDefault="00277FCE" w:rsidP="00F953CA">
      <w:pPr>
        <w:pStyle w:val="3"/>
      </w:pPr>
      <w:bookmarkStart w:id="199" w:name="_Toc460229208"/>
      <w:r>
        <w:rPr>
          <w:rFonts w:hint="eastAsia"/>
        </w:rPr>
        <w:t>系统退出</w:t>
      </w:r>
      <w:r w:rsidR="00F953CA">
        <w:rPr>
          <w:rFonts w:hint="eastAsia"/>
        </w:rPr>
        <w:t>（</w:t>
      </w:r>
      <w:r>
        <w:rPr>
          <w:rFonts w:hint="eastAsia"/>
        </w:rPr>
        <w:t>签退</w:t>
      </w:r>
      <w:r w:rsidR="00F953CA">
        <w:rPr>
          <w:rFonts w:hint="eastAsia"/>
        </w:rPr>
        <w:t>）</w:t>
      </w:r>
      <w:bookmarkEnd w:id="199"/>
    </w:p>
    <w:p w:rsidR="00F953CA" w:rsidRPr="00ED2364" w:rsidRDefault="00F953CA" w:rsidP="00211D64">
      <w:pPr>
        <w:pStyle w:val="aff4"/>
        <w:keepNext/>
        <w:keepLines/>
        <w:numPr>
          <w:ilvl w:val="2"/>
          <w:numId w:val="48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F953CA" w:rsidRDefault="00F953CA" w:rsidP="00211D64">
      <w:pPr>
        <w:pStyle w:val="4"/>
        <w:numPr>
          <w:ilvl w:val="3"/>
          <w:numId w:val="48"/>
        </w:numPr>
      </w:pPr>
      <w:r>
        <w:rPr>
          <w:rFonts w:hint="eastAsia"/>
        </w:rPr>
        <w:t>功能描述</w:t>
      </w:r>
    </w:p>
    <w:p w:rsidR="00F953CA" w:rsidRPr="00340848" w:rsidRDefault="00F953CA" w:rsidP="008B5935">
      <w:pPr>
        <w:pStyle w:val="afd"/>
        <w:ind w:firstLine="420"/>
      </w:pPr>
      <w:r>
        <w:rPr>
          <w:rFonts w:hint="eastAsia"/>
        </w:rPr>
        <w:t>管理人员进行系统签</w:t>
      </w:r>
      <w:r w:rsidR="008B5935">
        <w:rPr>
          <w:rFonts w:hint="eastAsia"/>
        </w:rPr>
        <w:t>退</w:t>
      </w:r>
      <w:r>
        <w:rPr>
          <w:rFonts w:hint="eastAsia"/>
        </w:rPr>
        <w:t>。</w:t>
      </w:r>
    </w:p>
    <w:p w:rsidR="00F953CA" w:rsidRDefault="00F953CA" w:rsidP="00211D64">
      <w:pPr>
        <w:pStyle w:val="4"/>
        <w:numPr>
          <w:ilvl w:val="3"/>
          <w:numId w:val="48"/>
        </w:numPr>
      </w:pPr>
      <w:r>
        <w:rPr>
          <w:rFonts w:hint="eastAsia"/>
        </w:rPr>
        <w:t>界面元素</w:t>
      </w:r>
    </w:p>
    <w:p w:rsidR="00F953CA" w:rsidRDefault="00F953CA" w:rsidP="00211D64">
      <w:pPr>
        <w:pStyle w:val="4"/>
        <w:numPr>
          <w:ilvl w:val="3"/>
          <w:numId w:val="48"/>
        </w:numPr>
      </w:pPr>
      <w:r>
        <w:rPr>
          <w:rFonts w:hint="eastAsia"/>
        </w:rPr>
        <w:t>业务流程</w:t>
      </w:r>
    </w:p>
    <w:p w:rsidR="00F953CA" w:rsidRDefault="00F953CA" w:rsidP="00211D64">
      <w:pPr>
        <w:pStyle w:val="afd"/>
        <w:numPr>
          <w:ilvl w:val="4"/>
          <w:numId w:val="48"/>
        </w:numPr>
        <w:ind w:firstLineChars="0"/>
      </w:pPr>
      <w:r>
        <w:rPr>
          <w:rFonts w:hint="eastAsia"/>
        </w:rPr>
        <w:t>管理人员</w:t>
      </w:r>
      <w:r w:rsidR="008B5935">
        <w:rPr>
          <w:rFonts w:hint="eastAsia"/>
        </w:rPr>
        <w:t>切换到管理</w:t>
      </w:r>
      <w:r w:rsidR="00D37FCE">
        <w:rPr>
          <w:rFonts w:hint="eastAsia"/>
        </w:rPr>
        <w:t>屏</w:t>
      </w:r>
    </w:p>
    <w:p w:rsidR="00F953CA" w:rsidRDefault="00F953CA" w:rsidP="00211D64">
      <w:pPr>
        <w:pStyle w:val="afd"/>
        <w:numPr>
          <w:ilvl w:val="4"/>
          <w:numId w:val="48"/>
        </w:numPr>
        <w:ind w:firstLineChars="0"/>
      </w:pPr>
      <w:r>
        <w:rPr>
          <w:rFonts w:hint="eastAsia"/>
        </w:rPr>
        <w:t>管理人员输入员工编号</w:t>
      </w:r>
    </w:p>
    <w:p w:rsidR="00F953CA" w:rsidRDefault="00F953CA" w:rsidP="00211D64">
      <w:pPr>
        <w:pStyle w:val="afd"/>
        <w:numPr>
          <w:ilvl w:val="4"/>
          <w:numId w:val="48"/>
        </w:numPr>
        <w:ind w:firstLineChars="0"/>
      </w:pPr>
      <w:r>
        <w:rPr>
          <w:rFonts w:hint="eastAsia"/>
        </w:rPr>
        <w:t>后台进行验证</w:t>
      </w:r>
    </w:p>
    <w:p w:rsidR="00F953CA" w:rsidRDefault="00F953CA" w:rsidP="00211D64">
      <w:pPr>
        <w:pStyle w:val="afd"/>
        <w:numPr>
          <w:ilvl w:val="4"/>
          <w:numId w:val="48"/>
        </w:numPr>
        <w:ind w:firstLineChars="0"/>
      </w:pPr>
      <w:r>
        <w:rPr>
          <w:rFonts w:hint="eastAsia"/>
        </w:rPr>
        <w:t>后台到核心进行签</w:t>
      </w:r>
      <w:r w:rsidR="00D37FCE">
        <w:rPr>
          <w:rFonts w:hint="eastAsia"/>
        </w:rPr>
        <w:t>退</w:t>
      </w:r>
    </w:p>
    <w:p w:rsidR="00F953CA" w:rsidRDefault="00F953CA" w:rsidP="00211D64">
      <w:pPr>
        <w:pStyle w:val="4"/>
        <w:numPr>
          <w:ilvl w:val="3"/>
          <w:numId w:val="48"/>
        </w:numPr>
      </w:pPr>
      <w:r>
        <w:rPr>
          <w:rFonts w:hint="eastAsia"/>
        </w:rPr>
        <w:t>业务规则</w:t>
      </w:r>
    </w:p>
    <w:p w:rsidR="00F953CA" w:rsidRDefault="00F953CA" w:rsidP="00211D64">
      <w:pPr>
        <w:pStyle w:val="afd"/>
        <w:numPr>
          <w:ilvl w:val="4"/>
          <w:numId w:val="48"/>
        </w:numPr>
        <w:ind w:firstLineChars="0"/>
      </w:pPr>
      <w:r>
        <w:rPr>
          <w:rFonts w:hint="eastAsia"/>
        </w:rPr>
        <w:t>密码不能显示明文</w:t>
      </w:r>
    </w:p>
    <w:p w:rsidR="00F953CA" w:rsidRDefault="00F953CA" w:rsidP="00211D64">
      <w:pPr>
        <w:pStyle w:val="afd"/>
        <w:numPr>
          <w:ilvl w:val="4"/>
          <w:numId w:val="48"/>
        </w:numPr>
        <w:ind w:firstLineChars="0"/>
      </w:pPr>
      <w:r>
        <w:rPr>
          <w:rFonts w:hint="eastAsia"/>
        </w:rPr>
        <w:t>密码通过软键盘操作</w:t>
      </w:r>
    </w:p>
    <w:p w:rsidR="00F953CA" w:rsidRPr="00F953CA" w:rsidRDefault="00F953CA" w:rsidP="00F953CA"/>
    <w:p w:rsidR="000F12C1" w:rsidRDefault="00F23298" w:rsidP="00F23298">
      <w:pPr>
        <w:pStyle w:val="2"/>
      </w:pPr>
      <w:bookmarkStart w:id="200" w:name="_Toc460229209"/>
      <w:r w:rsidRPr="00F23298">
        <w:rPr>
          <w:rFonts w:hint="eastAsia"/>
        </w:rPr>
        <w:t>VTM</w:t>
      </w:r>
      <w:r w:rsidRPr="00F23298">
        <w:rPr>
          <w:rFonts w:hint="eastAsia"/>
        </w:rPr>
        <w:t>管理</w:t>
      </w:r>
      <w:r w:rsidR="009F4967">
        <w:rPr>
          <w:rFonts w:hint="eastAsia"/>
        </w:rPr>
        <w:t>平台</w:t>
      </w:r>
      <w:bookmarkEnd w:id="200"/>
    </w:p>
    <w:p w:rsidR="00974CAE" w:rsidRPr="003425F2" w:rsidRDefault="00974CAE" w:rsidP="00974CAE">
      <w:pPr>
        <w:pStyle w:val="3"/>
      </w:pPr>
      <w:bookmarkStart w:id="201" w:name="_Toc460229210"/>
      <w:r>
        <w:rPr>
          <w:rFonts w:hint="eastAsia"/>
        </w:rPr>
        <w:t>设备状态监控</w:t>
      </w:r>
      <w:bookmarkEnd w:id="201"/>
    </w:p>
    <w:p w:rsidR="00974CAE" w:rsidRPr="003425F2" w:rsidRDefault="00974CAE" w:rsidP="00974CAE">
      <w:pPr>
        <w:pStyle w:val="aff4"/>
        <w:keepNext/>
        <w:keepLines/>
        <w:numPr>
          <w:ilvl w:val="0"/>
          <w:numId w:val="3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974CAE" w:rsidRPr="003425F2" w:rsidRDefault="00974CAE" w:rsidP="00974CAE">
      <w:pPr>
        <w:pStyle w:val="aff4"/>
        <w:keepNext/>
        <w:keepLines/>
        <w:numPr>
          <w:ilvl w:val="0"/>
          <w:numId w:val="3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974CAE" w:rsidRPr="003425F2" w:rsidRDefault="00974CAE" w:rsidP="00974CAE">
      <w:pPr>
        <w:pStyle w:val="aff4"/>
        <w:keepNext/>
        <w:keepLines/>
        <w:numPr>
          <w:ilvl w:val="1"/>
          <w:numId w:val="3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974CAE" w:rsidRPr="003425F2" w:rsidRDefault="00974CAE" w:rsidP="00974CAE">
      <w:pPr>
        <w:pStyle w:val="aff4"/>
        <w:keepNext/>
        <w:keepLines/>
        <w:numPr>
          <w:ilvl w:val="2"/>
          <w:numId w:val="3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974CAE" w:rsidRPr="003425F2" w:rsidRDefault="00974CAE" w:rsidP="00974CAE">
      <w:pPr>
        <w:pStyle w:val="aff4"/>
        <w:keepNext/>
        <w:keepLines/>
        <w:numPr>
          <w:ilvl w:val="2"/>
          <w:numId w:val="3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974CAE" w:rsidRPr="003425F2" w:rsidRDefault="00974CAE" w:rsidP="00974CAE">
      <w:pPr>
        <w:pStyle w:val="aff4"/>
        <w:keepNext/>
        <w:keepLines/>
        <w:numPr>
          <w:ilvl w:val="2"/>
          <w:numId w:val="3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974CAE" w:rsidRPr="003425F2" w:rsidRDefault="00974CAE" w:rsidP="00974CAE">
      <w:pPr>
        <w:pStyle w:val="aff4"/>
        <w:keepNext/>
        <w:keepLines/>
        <w:numPr>
          <w:ilvl w:val="2"/>
          <w:numId w:val="3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974CAE" w:rsidRPr="003425F2" w:rsidRDefault="00974CAE" w:rsidP="00974CAE">
      <w:pPr>
        <w:pStyle w:val="aff4"/>
        <w:keepNext/>
        <w:keepLines/>
        <w:numPr>
          <w:ilvl w:val="2"/>
          <w:numId w:val="3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974CAE" w:rsidRPr="003425F2" w:rsidRDefault="00974CAE" w:rsidP="00974CAE">
      <w:pPr>
        <w:pStyle w:val="aff4"/>
        <w:keepNext/>
        <w:keepLines/>
        <w:numPr>
          <w:ilvl w:val="2"/>
          <w:numId w:val="3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974CAE" w:rsidRPr="003425F2" w:rsidRDefault="00974CAE" w:rsidP="00974CAE">
      <w:pPr>
        <w:pStyle w:val="aff4"/>
        <w:keepNext/>
        <w:keepLines/>
        <w:numPr>
          <w:ilvl w:val="2"/>
          <w:numId w:val="3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974CAE" w:rsidRPr="003425F2" w:rsidRDefault="00974CAE" w:rsidP="00974CAE">
      <w:pPr>
        <w:pStyle w:val="aff4"/>
        <w:keepNext/>
        <w:keepLines/>
        <w:numPr>
          <w:ilvl w:val="2"/>
          <w:numId w:val="3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974CAE" w:rsidRPr="003425F2" w:rsidRDefault="00974CAE" w:rsidP="00974CAE">
      <w:pPr>
        <w:pStyle w:val="aff4"/>
        <w:keepNext/>
        <w:keepLines/>
        <w:numPr>
          <w:ilvl w:val="2"/>
          <w:numId w:val="3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974CAE" w:rsidRPr="003425F2" w:rsidRDefault="00974CAE" w:rsidP="00974CAE">
      <w:pPr>
        <w:pStyle w:val="aff4"/>
        <w:keepNext/>
        <w:keepLines/>
        <w:numPr>
          <w:ilvl w:val="2"/>
          <w:numId w:val="3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974CAE" w:rsidRPr="003425F2" w:rsidRDefault="00974CAE" w:rsidP="00974CAE">
      <w:pPr>
        <w:pStyle w:val="aff4"/>
        <w:keepNext/>
        <w:keepLines/>
        <w:numPr>
          <w:ilvl w:val="2"/>
          <w:numId w:val="3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974CAE" w:rsidRPr="003425F2" w:rsidRDefault="00974CAE" w:rsidP="00974CAE">
      <w:pPr>
        <w:pStyle w:val="aff4"/>
        <w:keepNext/>
        <w:keepLines/>
        <w:numPr>
          <w:ilvl w:val="2"/>
          <w:numId w:val="32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974CAE" w:rsidRPr="003425F2" w:rsidRDefault="00974CAE" w:rsidP="00974CAE">
      <w:pPr>
        <w:pStyle w:val="4"/>
        <w:numPr>
          <w:ilvl w:val="3"/>
          <w:numId w:val="32"/>
        </w:numPr>
      </w:pPr>
      <w:r w:rsidRPr="003425F2">
        <w:rPr>
          <w:rFonts w:hint="eastAsia"/>
        </w:rPr>
        <w:t>功能描述</w:t>
      </w:r>
    </w:p>
    <w:p w:rsidR="00974CAE" w:rsidRPr="003425F2" w:rsidRDefault="00974CAE" w:rsidP="00974CAE">
      <w:pPr>
        <w:pStyle w:val="afd"/>
        <w:ind w:firstLine="420"/>
      </w:pPr>
      <w:r w:rsidRPr="003425F2">
        <w:rPr>
          <w:rFonts w:hint="eastAsia"/>
        </w:rPr>
        <w:t>C</w:t>
      </w:r>
      <w:r w:rsidRPr="003425F2">
        <w:rPr>
          <w:rFonts w:hint="eastAsia"/>
        </w:rPr>
        <w:t>端</w:t>
      </w:r>
      <w:r w:rsidRPr="003425F2">
        <w:rPr>
          <w:rFonts w:hint="eastAsia"/>
        </w:rPr>
        <w:t>AGENT</w:t>
      </w:r>
      <w:r w:rsidRPr="003425F2">
        <w:rPr>
          <w:rFonts w:hint="eastAsia"/>
        </w:rPr>
        <w:t>程序定时扫描设备状态，一旦有改变，立即上送，或者指定时间范围</w:t>
      </w:r>
      <w:proofErr w:type="gramStart"/>
      <w:r w:rsidRPr="003425F2">
        <w:rPr>
          <w:rFonts w:hint="eastAsia"/>
        </w:rPr>
        <w:t>内状态无</w:t>
      </w:r>
      <w:proofErr w:type="gramEnd"/>
      <w:r w:rsidRPr="003425F2">
        <w:rPr>
          <w:rFonts w:hint="eastAsia"/>
        </w:rPr>
        <w:t>改变，也同样例行上送。</w:t>
      </w:r>
    </w:p>
    <w:p w:rsidR="00974CAE" w:rsidRPr="003425F2" w:rsidRDefault="00974CAE" w:rsidP="00974CAE">
      <w:pPr>
        <w:pStyle w:val="afd"/>
        <w:ind w:firstLine="420"/>
      </w:pPr>
      <w:r w:rsidRPr="003425F2">
        <w:rPr>
          <w:rFonts w:hint="eastAsia"/>
        </w:rPr>
        <w:t>输入：</w:t>
      </w:r>
    </w:p>
    <w:p w:rsidR="00974CAE" w:rsidRPr="003425F2" w:rsidRDefault="00974CAE" w:rsidP="00974CAE">
      <w:pPr>
        <w:pStyle w:val="afd"/>
        <w:ind w:firstLine="420"/>
      </w:pPr>
      <w:r w:rsidRPr="003425F2">
        <w:t></w:t>
      </w:r>
      <w:r w:rsidRPr="003425F2">
        <w:tab/>
      </w:r>
      <w:r w:rsidRPr="003425F2">
        <w:rPr>
          <w:rFonts w:hint="eastAsia"/>
        </w:rPr>
        <w:t>设备编号</w:t>
      </w:r>
    </w:p>
    <w:p w:rsidR="00974CAE" w:rsidRPr="003425F2" w:rsidRDefault="00974CAE" w:rsidP="00974CAE">
      <w:pPr>
        <w:pStyle w:val="afd"/>
        <w:ind w:firstLine="420"/>
      </w:pPr>
      <w:r w:rsidRPr="003425F2">
        <w:t></w:t>
      </w:r>
      <w:r w:rsidRPr="003425F2">
        <w:tab/>
      </w:r>
      <w:r w:rsidRPr="003425F2">
        <w:rPr>
          <w:rFonts w:hint="eastAsia"/>
        </w:rPr>
        <w:t>部件编号</w:t>
      </w:r>
    </w:p>
    <w:p w:rsidR="00974CAE" w:rsidRPr="003425F2" w:rsidRDefault="00974CAE" w:rsidP="00974CAE">
      <w:pPr>
        <w:pStyle w:val="afd"/>
        <w:ind w:firstLine="420"/>
      </w:pPr>
      <w:r w:rsidRPr="003425F2">
        <w:t></w:t>
      </w:r>
      <w:r w:rsidRPr="003425F2">
        <w:tab/>
      </w:r>
      <w:r w:rsidRPr="003425F2">
        <w:rPr>
          <w:rFonts w:hint="eastAsia"/>
        </w:rPr>
        <w:t>整机服务状态</w:t>
      </w:r>
    </w:p>
    <w:p w:rsidR="00974CAE" w:rsidRPr="003425F2" w:rsidRDefault="00974CAE" w:rsidP="00974CAE">
      <w:pPr>
        <w:pStyle w:val="afd"/>
        <w:ind w:firstLine="420"/>
      </w:pPr>
      <w:r w:rsidRPr="003425F2">
        <w:lastRenderedPageBreak/>
        <w:t></w:t>
      </w:r>
      <w:r w:rsidRPr="003425F2">
        <w:tab/>
      </w:r>
      <w:r w:rsidRPr="003425F2">
        <w:rPr>
          <w:rFonts w:hint="eastAsia"/>
        </w:rPr>
        <w:t>各部件当前状态</w:t>
      </w:r>
    </w:p>
    <w:p w:rsidR="00974CAE" w:rsidRPr="003425F2" w:rsidRDefault="00974CAE" w:rsidP="00974CAE">
      <w:pPr>
        <w:pStyle w:val="afd"/>
        <w:ind w:firstLine="420"/>
      </w:pPr>
      <w:r w:rsidRPr="003425F2">
        <w:rPr>
          <w:rFonts w:hint="eastAsia"/>
        </w:rPr>
        <w:t>如：密码小键盘状态、扫描机状态、读卡</w:t>
      </w:r>
      <w:proofErr w:type="gramStart"/>
      <w:r w:rsidRPr="003425F2">
        <w:rPr>
          <w:rFonts w:hint="eastAsia"/>
        </w:rPr>
        <w:t>器当前</w:t>
      </w:r>
      <w:proofErr w:type="gramEnd"/>
      <w:r w:rsidRPr="003425F2">
        <w:rPr>
          <w:rFonts w:hint="eastAsia"/>
        </w:rPr>
        <w:t>状态、凭证打印机当前状态、发票打印机当前状态、吞卡卡号等</w:t>
      </w:r>
    </w:p>
    <w:p w:rsidR="00974CAE" w:rsidRPr="003425F2" w:rsidRDefault="00974CAE" w:rsidP="00974CAE">
      <w:pPr>
        <w:pStyle w:val="afd"/>
        <w:ind w:firstLine="420"/>
      </w:pPr>
      <w:r w:rsidRPr="003425F2">
        <w:t></w:t>
      </w:r>
      <w:r w:rsidRPr="003425F2">
        <w:tab/>
      </w:r>
      <w:r w:rsidRPr="003425F2">
        <w:rPr>
          <w:rFonts w:hint="eastAsia"/>
        </w:rPr>
        <w:t>其他状态信息</w:t>
      </w:r>
    </w:p>
    <w:p w:rsidR="00974CAE" w:rsidRPr="003425F2" w:rsidRDefault="00974CAE" w:rsidP="00974CAE">
      <w:pPr>
        <w:pStyle w:val="4"/>
        <w:numPr>
          <w:ilvl w:val="3"/>
          <w:numId w:val="32"/>
        </w:numPr>
      </w:pPr>
      <w:r w:rsidRPr="003425F2">
        <w:rPr>
          <w:rFonts w:hint="eastAsia"/>
        </w:rPr>
        <w:t>业务流程</w:t>
      </w:r>
    </w:p>
    <w:p w:rsidR="00974CAE" w:rsidRDefault="00974CAE" w:rsidP="00974CAE">
      <w:pPr>
        <w:pStyle w:val="aff4"/>
        <w:numPr>
          <w:ilvl w:val="4"/>
          <w:numId w:val="32"/>
        </w:numPr>
        <w:ind w:firstLineChars="0"/>
      </w:pPr>
      <w:r>
        <w:rPr>
          <w:rFonts w:hint="eastAsia"/>
        </w:rPr>
        <w:t>进入设备状态监控功能菜单</w:t>
      </w:r>
    </w:p>
    <w:p w:rsidR="00974CAE" w:rsidRDefault="00974CAE" w:rsidP="00974CAE">
      <w:pPr>
        <w:pStyle w:val="aff4"/>
        <w:numPr>
          <w:ilvl w:val="4"/>
          <w:numId w:val="32"/>
        </w:numPr>
        <w:ind w:firstLineChars="0"/>
      </w:pPr>
      <w:r>
        <w:rPr>
          <w:rFonts w:hint="eastAsia"/>
        </w:rPr>
        <w:t>根据终端号查询</w:t>
      </w:r>
    </w:p>
    <w:p w:rsidR="00974CAE" w:rsidRPr="003425F2" w:rsidRDefault="00974CAE" w:rsidP="00974CAE">
      <w:pPr>
        <w:pStyle w:val="aff4"/>
        <w:numPr>
          <w:ilvl w:val="4"/>
          <w:numId w:val="32"/>
        </w:numPr>
        <w:ind w:firstLineChars="0"/>
      </w:pPr>
      <w:r>
        <w:rPr>
          <w:rFonts w:hint="eastAsia"/>
        </w:rPr>
        <w:t>展示设备状态</w:t>
      </w:r>
    </w:p>
    <w:p w:rsidR="00974CAE" w:rsidRPr="003425F2" w:rsidRDefault="00974CAE" w:rsidP="00974CAE">
      <w:pPr>
        <w:pStyle w:val="4"/>
        <w:numPr>
          <w:ilvl w:val="3"/>
          <w:numId w:val="32"/>
        </w:numPr>
      </w:pPr>
      <w:r w:rsidRPr="003425F2">
        <w:rPr>
          <w:rFonts w:hint="eastAsia"/>
        </w:rPr>
        <w:t>界面元素</w:t>
      </w:r>
    </w:p>
    <w:p w:rsidR="00974CAE" w:rsidRPr="003425F2" w:rsidRDefault="00974CAE" w:rsidP="00974CAE">
      <w:pPr>
        <w:pStyle w:val="a0"/>
      </w:pPr>
    </w:p>
    <w:p w:rsidR="00974CAE" w:rsidRPr="003425F2" w:rsidRDefault="00974CAE" w:rsidP="00974CAE">
      <w:pPr>
        <w:pStyle w:val="4"/>
        <w:numPr>
          <w:ilvl w:val="3"/>
          <w:numId w:val="32"/>
        </w:numPr>
      </w:pPr>
      <w:r w:rsidRPr="003425F2">
        <w:rPr>
          <w:rFonts w:hint="eastAsia"/>
        </w:rPr>
        <w:t>业务规则</w:t>
      </w:r>
    </w:p>
    <w:p w:rsidR="00974CAE" w:rsidRPr="003425F2" w:rsidRDefault="00974CAE" w:rsidP="00974CAE">
      <w:pPr>
        <w:pStyle w:val="afd"/>
        <w:ind w:firstLine="420"/>
      </w:pPr>
      <w:r w:rsidRPr="003425F2">
        <w:rPr>
          <w:rFonts w:hint="eastAsia"/>
        </w:rPr>
        <w:t>1</w:t>
      </w:r>
      <w:r w:rsidRPr="003425F2">
        <w:rPr>
          <w:rFonts w:hint="eastAsia"/>
        </w:rPr>
        <w:t>）每隔</w:t>
      </w:r>
      <w:r w:rsidRPr="003425F2">
        <w:rPr>
          <w:rFonts w:hint="eastAsia"/>
        </w:rPr>
        <w:t>20</w:t>
      </w:r>
      <w:r w:rsidRPr="003425F2">
        <w:rPr>
          <w:rFonts w:hint="eastAsia"/>
        </w:rPr>
        <w:t>秒，扫描各部件状态一次。</w:t>
      </w:r>
    </w:p>
    <w:p w:rsidR="00974CAE" w:rsidRPr="003425F2" w:rsidRDefault="00974CAE" w:rsidP="00974CAE">
      <w:pPr>
        <w:pStyle w:val="afd"/>
        <w:ind w:firstLine="420"/>
      </w:pPr>
      <w:r w:rsidRPr="003425F2">
        <w:rPr>
          <w:rFonts w:hint="eastAsia"/>
        </w:rPr>
        <w:t>2</w:t>
      </w:r>
      <w:r w:rsidRPr="003425F2">
        <w:rPr>
          <w:rFonts w:hint="eastAsia"/>
        </w:rPr>
        <w:t>）如果任何一个部件状态改变，则立即上</w:t>
      </w:r>
      <w:proofErr w:type="gramStart"/>
      <w:r w:rsidRPr="003425F2">
        <w:rPr>
          <w:rFonts w:hint="eastAsia"/>
        </w:rPr>
        <w:t>送状态包</w:t>
      </w:r>
      <w:proofErr w:type="gramEnd"/>
      <w:r w:rsidRPr="003425F2">
        <w:rPr>
          <w:rFonts w:hint="eastAsia"/>
        </w:rPr>
        <w:t>一次。</w:t>
      </w:r>
    </w:p>
    <w:p w:rsidR="00974CAE" w:rsidRPr="003425F2" w:rsidRDefault="00974CAE" w:rsidP="00974CAE">
      <w:pPr>
        <w:pStyle w:val="afd"/>
        <w:ind w:firstLine="420"/>
      </w:pPr>
      <w:r w:rsidRPr="003425F2">
        <w:rPr>
          <w:rFonts w:hint="eastAsia"/>
        </w:rPr>
        <w:t>3</w:t>
      </w:r>
      <w:r w:rsidRPr="003425F2">
        <w:rPr>
          <w:rFonts w:hint="eastAsia"/>
        </w:rPr>
        <w:t>）如果连续</w:t>
      </w:r>
      <w:r w:rsidRPr="003425F2">
        <w:rPr>
          <w:rFonts w:hint="eastAsia"/>
        </w:rPr>
        <w:t>10</w:t>
      </w:r>
      <w:r w:rsidRPr="003425F2">
        <w:rPr>
          <w:rFonts w:hint="eastAsia"/>
        </w:rPr>
        <w:t>分钟各部件状态均未改变，同样例行上</w:t>
      </w:r>
      <w:proofErr w:type="gramStart"/>
      <w:r w:rsidRPr="003425F2">
        <w:rPr>
          <w:rFonts w:hint="eastAsia"/>
        </w:rPr>
        <w:t>送状态包</w:t>
      </w:r>
      <w:proofErr w:type="gramEnd"/>
      <w:r w:rsidRPr="003425F2">
        <w:rPr>
          <w:rFonts w:hint="eastAsia"/>
        </w:rPr>
        <w:t>一次。</w:t>
      </w:r>
    </w:p>
    <w:p w:rsidR="00974CAE" w:rsidRPr="003425F2" w:rsidRDefault="00974CAE" w:rsidP="00974CAE">
      <w:pPr>
        <w:pStyle w:val="afd"/>
        <w:ind w:firstLine="420"/>
      </w:pPr>
      <w:r w:rsidRPr="003425F2">
        <w:rPr>
          <w:rFonts w:hint="eastAsia"/>
        </w:rPr>
        <w:t>注：采用</w:t>
      </w:r>
      <w:r w:rsidRPr="003425F2">
        <w:rPr>
          <w:rFonts w:hint="eastAsia"/>
        </w:rPr>
        <w:t>TCP</w:t>
      </w:r>
      <w:r w:rsidRPr="003425F2">
        <w:rPr>
          <w:rFonts w:hint="eastAsia"/>
        </w:rPr>
        <w:t>通讯协议。在后台监控端对应有为</w:t>
      </w:r>
      <w:r w:rsidRPr="003425F2">
        <w:rPr>
          <w:rFonts w:hint="eastAsia"/>
        </w:rPr>
        <w:t>C</w:t>
      </w:r>
      <w:proofErr w:type="gramStart"/>
      <w:r w:rsidRPr="003425F2">
        <w:rPr>
          <w:rFonts w:hint="eastAsia"/>
        </w:rPr>
        <w:t>端服务</w:t>
      </w:r>
      <w:proofErr w:type="gramEnd"/>
      <w:r w:rsidRPr="003425F2">
        <w:rPr>
          <w:rFonts w:hint="eastAsia"/>
        </w:rPr>
        <w:t>的通讯服务接口，负责报文的收发、解析。</w:t>
      </w:r>
    </w:p>
    <w:p w:rsidR="00974CAE" w:rsidRPr="003425F2" w:rsidRDefault="00974CAE" w:rsidP="00974CAE">
      <w:pPr>
        <w:pStyle w:val="afd"/>
        <w:ind w:firstLine="420"/>
      </w:pPr>
    </w:p>
    <w:p w:rsidR="00974CAE" w:rsidRPr="00C0790E" w:rsidRDefault="00974CAE" w:rsidP="00974CAE"/>
    <w:p w:rsidR="003E5105" w:rsidRDefault="003E5105" w:rsidP="003E5105">
      <w:pPr>
        <w:pStyle w:val="3"/>
      </w:pPr>
      <w:bookmarkStart w:id="202" w:name="_Toc460229211"/>
      <w:r>
        <w:rPr>
          <w:rFonts w:hint="eastAsia"/>
        </w:rPr>
        <w:t>机具密码管理</w:t>
      </w:r>
      <w:bookmarkEnd w:id="202"/>
    </w:p>
    <w:p w:rsidR="003E5105" w:rsidRPr="00081994" w:rsidRDefault="003E5105" w:rsidP="003E5105">
      <w:pPr>
        <w:pStyle w:val="aff4"/>
        <w:keepNext/>
        <w:keepLines/>
        <w:numPr>
          <w:ilvl w:val="0"/>
          <w:numId w:val="1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3E5105" w:rsidRPr="00081994" w:rsidRDefault="003E5105" w:rsidP="003E5105">
      <w:pPr>
        <w:pStyle w:val="aff4"/>
        <w:keepNext/>
        <w:keepLines/>
        <w:numPr>
          <w:ilvl w:val="0"/>
          <w:numId w:val="1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3E5105" w:rsidRPr="00081994" w:rsidRDefault="003E5105" w:rsidP="003E5105">
      <w:pPr>
        <w:pStyle w:val="aff4"/>
        <w:keepNext/>
        <w:keepLines/>
        <w:numPr>
          <w:ilvl w:val="1"/>
          <w:numId w:val="1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3E5105" w:rsidRPr="00081994" w:rsidRDefault="003E5105" w:rsidP="003E5105">
      <w:pPr>
        <w:pStyle w:val="aff4"/>
        <w:keepNext/>
        <w:keepLines/>
        <w:numPr>
          <w:ilvl w:val="1"/>
          <w:numId w:val="1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3E5105" w:rsidRPr="00081994" w:rsidRDefault="003E5105" w:rsidP="003E5105">
      <w:pPr>
        <w:pStyle w:val="aff4"/>
        <w:keepNext/>
        <w:keepLines/>
        <w:numPr>
          <w:ilvl w:val="2"/>
          <w:numId w:val="1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3E5105" w:rsidRPr="00081994" w:rsidRDefault="003E5105" w:rsidP="003E5105">
      <w:pPr>
        <w:pStyle w:val="aff4"/>
        <w:keepNext/>
        <w:keepLines/>
        <w:numPr>
          <w:ilvl w:val="2"/>
          <w:numId w:val="1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3E5105" w:rsidRPr="00081994" w:rsidRDefault="003E5105" w:rsidP="003E5105">
      <w:pPr>
        <w:pStyle w:val="aff4"/>
        <w:keepNext/>
        <w:keepLines/>
        <w:numPr>
          <w:ilvl w:val="2"/>
          <w:numId w:val="1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3E5105" w:rsidRPr="00081994" w:rsidRDefault="003E5105" w:rsidP="003E5105">
      <w:pPr>
        <w:pStyle w:val="aff4"/>
        <w:keepNext/>
        <w:keepLines/>
        <w:numPr>
          <w:ilvl w:val="2"/>
          <w:numId w:val="1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3E5105" w:rsidRPr="00081994" w:rsidRDefault="003E5105" w:rsidP="003E5105">
      <w:pPr>
        <w:pStyle w:val="aff4"/>
        <w:keepNext/>
        <w:keepLines/>
        <w:numPr>
          <w:ilvl w:val="2"/>
          <w:numId w:val="1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3E5105" w:rsidRPr="00081994" w:rsidRDefault="003E5105" w:rsidP="003E5105">
      <w:pPr>
        <w:pStyle w:val="aff4"/>
        <w:keepNext/>
        <w:keepLines/>
        <w:numPr>
          <w:ilvl w:val="2"/>
          <w:numId w:val="13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3E5105" w:rsidRDefault="003E5105" w:rsidP="003E5105">
      <w:pPr>
        <w:pStyle w:val="4"/>
        <w:numPr>
          <w:ilvl w:val="3"/>
          <w:numId w:val="13"/>
        </w:numPr>
      </w:pPr>
      <w:r>
        <w:rPr>
          <w:rFonts w:hint="eastAsia"/>
        </w:rPr>
        <w:t>功能描述</w:t>
      </w:r>
    </w:p>
    <w:p w:rsidR="003E5105" w:rsidRPr="007F0CB9" w:rsidRDefault="003E5105" w:rsidP="003E5105">
      <w:pPr>
        <w:pStyle w:val="afd"/>
        <w:ind w:firstLine="420"/>
      </w:pPr>
      <w:r>
        <w:rPr>
          <w:rFonts w:hint="eastAsia"/>
        </w:rPr>
        <w:t>管理员对机具管理端的密码进行管理</w:t>
      </w:r>
      <w:r w:rsidRPr="002B63AA">
        <w:rPr>
          <w:rFonts w:hint="eastAsia"/>
        </w:rPr>
        <w:t>。</w:t>
      </w:r>
    </w:p>
    <w:p w:rsidR="003E5105" w:rsidRDefault="003E5105" w:rsidP="003E5105">
      <w:pPr>
        <w:pStyle w:val="4"/>
        <w:numPr>
          <w:ilvl w:val="3"/>
          <w:numId w:val="13"/>
        </w:numPr>
      </w:pPr>
      <w:r>
        <w:rPr>
          <w:rFonts w:hint="eastAsia"/>
        </w:rPr>
        <w:t>业务流程</w:t>
      </w:r>
    </w:p>
    <w:p w:rsidR="003E5105" w:rsidRDefault="003E5105" w:rsidP="003E5105">
      <w:pPr>
        <w:pStyle w:val="afd"/>
        <w:ind w:left="567" w:firstLineChars="0" w:firstLine="0"/>
      </w:pPr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选择设备密码管理功能</w:t>
      </w:r>
    </w:p>
    <w:p w:rsidR="003E5105" w:rsidRPr="00340848" w:rsidRDefault="003E5105" w:rsidP="003E5105">
      <w:pPr>
        <w:pStyle w:val="afd"/>
        <w:ind w:left="567" w:firstLineChars="0" w:firstLine="0"/>
      </w:pPr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可以对密码进行密码重置、密码修改</w:t>
      </w:r>
    </w:p>
    <w:p w:rsidR="003E5105" w:rsidRDefault="003E5105" w:rsidP="003E5105">
      <w:pPr>
        <w:pStyle w:val="4"/>
        <w:numPr>
          <w:ilvl w:val="3"/>
          <w:numId w:val="13"/>
        </w:numPr>
      </w:pPr>
      <w:r>
        <w:rPr>
          <w:rFonts w:hint="eastAsia"/>
        </w:rPr>
        <w:t>界面元素</w:t>
      </w:r>
    </w:p>
    <w:p w:rsidR="003E5105" w:rsidRDefault="003E5105" w:rsidP="003E5105">
      <w:pPr>
        <w:pStyle w:val="a0"/>
      </w:pPr>
    </w:p>
    <w:p w:rsidR="003E5105" w:rsidRPr="00F25A06" w:rsidRDefault="003E5105" w:rsidP="003E5105">
      <w:pPr>
        <w:pStyle w:val="4"/>
        <w:numPr>
          <w:ilvl w:val="3"/>
          <w:numId w:val="13"/>
        </w:numPr>
      </w:pPr>
      <w:r>
        <w:rPr>
          <w:rFonts w:hint="eastAsia"/>
        </w:rPr>
        <w:lastRenderedPageBreak/>
        <w:t>业务规则</w:t>
      </w:r>
    </w:p>
    <w:p w:rsidR="00974CAE" w:rsidRDefault="00974CAE" w:rsidP="00974CAE"/>
    <w:p w:rsidR="000F1745" w:rsidRPr="00717967" w:rsidRDefault="000F1745" w:rsidP="000F1745">
      <w:pPr>
        <w:pStyle w:val="3"/>
        <w:rPr>
          <w:color w:val="000000" w:themeColor="text1"/>
        </w:rPr>
      </w:pPr>
      <w:bookmarkStart w:id="203" w:name="_Toc460229212"/>
      <w:r w:rsidRPr="00717967">
        <w:rPr>
          <w:rFonts w:hint="eastAsia"/>
          <w:color w:val="000000" w:themeColor="text1"/>
        </w:rPr>
        <w:t>参数</w:t>
      </w:r>
      <w:r>
        <w:rPr>
          <w:rFonts w:hint="eastAsia"/>
          <w:color w:val="000000" w:themeColor="text1"/>
        </w:rPr>
        <w:t>设置</w:t>
      </w:r>
      <w:bookmarkEnd w:id="203"/>
    </w:p>
    <w:p w:rsidR="000F1745" w:rsidRPr="00717967" w:rsidRDefault="000F1745" w:rsidP="000F1745">
      <w:pPr>
        <w:pStyle w:val="aff4"/>
        <w:keepNext/>
        <w:keepLines/>
        <w:numPr>
          <w:ilvl w:val="0"/>
          <w:numId w:val="15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color w:val="000000" w:themeColor="text1"/>
          <w:spacing w:val="5"/>
          <w:kern w:val="20"/>
          <w:sz w:val="28"/>
          <w:szCs w:val="28"/>
        </w:rPr>
      </w:pPr>
    </w:p>
    <w:p w:rsidR="000F1745" w:rsidRPr="00717967" w:rsidRDefault="000F1745" w:rsidP="000F1745">
      <w:pPr>
        <w:pStyle w:val="aff4"/>
        <w:keepNext/>
        <w:keepLines/>
        <w:numPr>
          <w:ilvl w:val="0"/>
          <w:numId w:val="15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color w:val="000000" w:themeColor="text1"/>
          <w:spacing w:val="5"/>
          <w:kern w:val="20"/>
          <w:sz w:val="28"/>
          <w:szCs w:val="28"/>
        </w:rPr>
      </w:pPr>
    </w:p>
    <w:p w:rsidR="000F1745" w:rsidRPr="00717967" w:rsidRDefault="000F1745" w:rsidP="000F1745">
      <w:pPr>
        <w:pStyle w:val="aff4"/>
        <w:keepNext/>
        <w:keepLines/>
        <w:numPr>
          <w:ilvl w:val="1"/>
          <w:numId w:val="15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color w:val="000000" w:themeColor="text1"/>
          <w:spacing w:val="5"/>
          <w:kern w:val="20"/>
          <w:sz w:val="28"/>
          <w:szCs w:val="28"/>
        </w:rPr>
      </w:pPr>
    </w:p>
    <w:p w:rsidR="000F1745" w:rsidRPr="00717967" w:rsidRDefault="000F1745" w:rsidP="000F1745">
      <w:pPr>
        <w:pStyle w:val="aff4"/>
        <w:keepNext/>
        <w:keepLines/>
        <w:numPr>
          <w:ilvl w:val="1"/>
          <w:numId w:val="15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color w:val="000000" w:themeColor="text1"/>
          <w:spacing w:val="5"/>
          <w:kern w:val="20"/>
          <w:sz w:val="28"/>
          <w:szCs w:val="28"/>
        </w:rPr>
      </w:pPr>
    </w:p>
    <w:p w:rsidR="000F1745" w:rsidRPr="00717967" w:rsidRDefault="000F1745" w:rsidP="000F1745">
      <w:pPr>
        <w:pStyle w:val="aff4"/>
        <w:keepNext/>
        <w:keepLines/>
        <w:numPr>
          <w:ilvl w:val="2"/>
          <w:numId w:val="15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color w:val="000000" w:themeColor="text1"/>
          <w:spacing w:val="5"/>
          <w:kern w:val="20"/>
          <w:sz w:val="28"/>
          <w:szCs w:val="28"/>
        </w:rPr>
      </w:pPr>
    </w:p>
    <w:p w:rsidR="000F1745" w:rsidRPr="00717967" w:rsidRDefault="000F1745" w:rsidP="000F1745">
      <w:pPr>
        <w:pStyle w:val="aff4"/>
        <w:keepNext/>
        <w:keepLines/>
        <w:numPr>
          <w:ilvl w:val="2"/>
          <w:numId w:val="15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color w:val="000000" w:themeColor="text1"/>
          <w:spacing w:val="5"/>
          <w:kern w:val="20"/>
          <w:sz w:val="28"/>
          <w:szCs w:val="28"/>
        </w:rPr>
      </w:pPr>
    </w:p>
    <w:p w:rsidR="000F1745" w:rsidRPr="00717967" w:rsidRDefault="000F1745" w:rsidP="000F1745">
      <w:pPr>
        <w:pStyle w:val="aff4"/>
        <w:keepNext/>
        <w:keepLines/>
        <w:numPr>
          <w:ilvl w:val="2"/>
          <w:numId w:val="15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color w:val="000000" w:themeColor="text1"/>
          <w:spacing w:val="5"/>
          <w:kern w:val="20"/>
          <w:sz w:val="28"/>
          <w:szCs w:val="28"/>
        </w:rPr>
      </w:pPr>
    </w:p>
    <w:p w:rsidR="000F1745" w:rsidRPr="00717967" w:rsidRDefault="000F1745" w:rsidP="000F1745">
      <w:pPr>
        <w:pStyle w:val="aff4"/>
        <w:keepNext/>
        <w:keepLines/>
        <w:numPr>
          <w:ilvl w:val="2"/>
          <w:numId w:val="15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color w:val="000000" w:themeColor="text1"/>
          <w:spacing w:val="5"/>
          <w:kern w:val="20"/>
          <w:sz w:val="28"/>
          <w:szCs w:val="28"/>
        </w:rPr>
      </w:pPr>
    </w:p>
    <w:p w:rsidR="000F1745" w:rsidRPr="00717967" w:rsidRDefault="000F1745" w:rsidP="000F1745">
      <w:pPr>
        <w:pStyle w:val="aff4"/>
        <w:keepNext/>
        <w:keepLines/>
        <w:numPr>
          <w:ilvl w:val="2"/>
          <w:numId w:val="15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color w:val="000000" w:themeColor="text1"/>
          <w:spacing w:val="5"/>
          <w:kern w:val="20"/>
          <w:sz w:val="28"/>
          <w:szCs w:val="28"/>
        </w:rPr>
      </w:pPr>
    </w:p>
    <w:p w:rsidR="000F1745" w:rsidRPr="00717967" w:rsidRDefault="000F1745" w:rsidP="000F1745">
      <w:pPr>
        <w:pStyle w:val="aff4"/>
        <w:keepNext/>
        <w:keepLines/>
        <w:numPr>
          <w:ilvl w:val="2"/>
          <w:numId w:val="15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color w:val="000000" w:themeColor="text1"/>
          <w:spacing w:val="5"/>
          <w:kern w:val="20"/>
          <w:sz w:val="28"/>
          <w:szCs w:val="28"/>
        </w:rPr>
      </w:pPr>
    </w:p>
    <w:p w:rsidR="000F1745" w:rsidRPr="00717967" w:rsidRDefault="000F1745" w:rsidP="000F1745">
      <w:pPr>
        <w:pStyle w:val="aff4"/>
        <w:keepNext/>
        <w:keepLines/>
        <w:numPr>
          <w:ilvl w:val="2"/>
          <w:numId w:val="15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color w:val="000000" w:themeColor="text1"/>
          <w:spacing w:val="5"/>
          <w:kern w:val="20"/>
          <w:sz w:val="28"/>
          <w:szCs w:val="28"/>
        </w:rPr>
      </w:pPr>
    </w:p>
    <w:p w:rsidR="000F1745" w:rsidRPr="00717967" w:rsidRDefault="000F1745" w:rsidP="000F1745">
      <w:pPr>
        <w:pStyle w:val="aff4"/>
        <w:keepNext/>
        <w:keepLines/>
        <w:numPr>
          <w:ilvl w:val="2"/>
          <w:numId w:val="15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color w:val="000000" w:themeColor="text1"/>
          <w:spacing w:val="5"/>
          <w:kern w:val="20"/>
          <w:sz w:val="28"/>
          <w:szCs w:val="28"/>
        </w:rPr>
      </w:pPr>
    </w:p>
    <w:p w:rsidR="000F1745" w:rsidRPr="00717967" w:rsidRDefault="000F1745" w:rsidP="000F1745">
      <w:pPr>
        <w:pStyle w:val="4"/>
        <w:numPr>
          <w:ilvl w:val="3"/>
          <w:numId w:val="15"/>
        </w:numPr>
        <w:rPr>
          <w:color w:val="000000" w:themeColor="text1"/>
        </w:rPr>
      </w:pPr>
      <w:r w:rsidRPr="00717967">
        <w:rPr>
          <w:rFonts w:hint="eastAsia"/>
          <w:color w:val="000000" w:themeColor="text1"/>
        </w:rPr>
        <w:t>功能描述</w:t>
      </w:r>
    </w:p>
    <w:p w:rsidR="000F1745" w:rsidRPr="00717967" w:rsidRDefault="000F1745" w:rsidP="000F1745">
      <w:pPr>
        <w:pStyle w:val="afd"/>
        <w:ind w:firstLine="420"/>
        <w:rPr>
          <w:color w:val="000000" w:themeColor="text1"/>
        </w:rPr>
      </w:pPr>
      <w:r w:rsidRPr="00717967">
        <w:rPr>
          <w:rFonts w:hint="eastAsia"/>
          <w:color w:val="000000" w:themeColor="text1"/>
        </w:rPr>
        <w:t>管理员系统管理中“参数设置”可以进行</w:t>
      </w:r>
      <w:r>
        <w:rPr>
          <w:rFonts w:hint="eastAsia"/>
          <w:color w:val="000000" w:themeColor="text1"/>
        </w:rPr>
        <w:t>系统级别设置参数，</w:t>
      </w:r>
      <w:proofErr w:type="gramStart"/>
      <w:r>
        <w:rPr>
          <w:rFonts w:hint="eastAsia"/>
          <w:color w:val="000000" w:themeColor="text1"/>
        </w:rPr>
        <w:t>如柜员</w:t>
      </w:r>
      <w:proofErr w:type="gramEnd"/>
      <w:r>
        <w:rPr>
          <w:rFonts w:hint="eastAsia"/>
          <w:color w:val="000000" w:themeColor="text1"/>
        </w:rPr>
        <w:t>号、机构号、</w:t>
      </w:r>
      <w:r w:rsidR="00D067FD">
        <w:rPr>
          <w:rFonts w:hint="eastAsia"/>
          <w:color w:val="000000" w:themeColor="text1"/>
        </w:rPr>
        <w:t>卡</w:t>
      </w:r>
      <w:r>
        <w:rPr>
          <w:rFonts w:hint="eastAsia"/>
          <w:color w:val="000000" w:themeColor="text1"/>
        </w:rPr>
        <w:t>bin</w:t>
      </w:r>
      <w:r>
        <w:rPr>
          <w:rFonts w:hint="eastAsia"/>
          <w:color w:val="000000" w:themeColor="text1"/>
        </w:rPr>
        <w:t>信息</w:t>
      </w:r>
      <w:r w:rsidRPr="00717967">
        <w:rPr>
          <w:rFonts w:hint="eastAsia"/>
          <w:color w:val="000000" w:themeColor="text1"/>
        </w:rPr>
        <w:t>。</w:t>
      </w:r>
    </w:p>
    <w:p w:rsidR="000F1745" w:rsidRPr="00717967" w:rsidRDefault="000F1745" w:rsidP="000F1745">
      <w:pPr>
        <w:pStyle w:val="4"/>
        <w:numPr>
          <w:ilvl w:val="3"/>
          <w:numId w:val="15"/>
        </w:numPr>
        <w:rPr>
          <w:color w:val="000000" w:themeColor="text1"/>
        </w:rPr>
      </w:pPr>
      <w:r w:rsidRPr="00717967">
        <w:rPr>
          <w:rFonts w:hint="eastAsia"/>
          <w:color w:val="000000" w:themeColor="text1"/>
        </w:rPr>
        <w:t>业务流程</w:t>
      </w:r>
    </w:p>
    <w:p w:rsidR="000F1745" w:rsidRPr="00717967" w:rsidRDefault="000F1745" w:rsidP="000F1745">
      <w:pPr>
        <w:jc w:val="center"/>
        <w:rPr>
          <w:color w:val="000000" w:themeColor="text1"/>
        </w:rPr>
      </w:pPr>
    </w:p>
    <w:p w:rsidR="000F1745" w:rsidRPr="00717967" w:rsidRDefault="000F1745" w:rsidP="000F1745">
      <w:pPr>
        <w:pStyle w:val="4"/>
        <w:numPr>
          <w:ilvl w:val="3"/>
          <w:numId w:val="15"/>
        </w:numPr>
        <w:rPr>
          <w:color w:val="000000" w:themeColor="text1"/>
        </w:rPr>
      </w:pPr>
      <w:r w:rsidRPr="00717967">
        <w:rPr>
          <w:rFonts w:hint="eastAsia"/>
          <w:color w:val="000000" w:themeColor="text1"/>
        </w:rPr>
        <w:t>界面元素</w:t>
      </w:r>
    </w:p>
    <w:p w:rsidR="000F1745" w:rsidRPr="00717967" w:rsidRDefault="000F1745" w:rsidP="000F1745">
      <w:pPr>
        <w:pStyle w:val="a0"/>
        <w:rPr>
          <w:color w:val="000000" w:themeColor="text1"/>
        </w:rPr>
      </w:pPr>
    </w:p>
    <w:p w:rsidR="000F1745" w:rsidRPr="00717967" w:rsidRDefault="000F1745" w:rsidP="000F1745">
      <w:pPr>
        <w:pStyle w:val="4"/>
        <w:numPr>
          <w:ilvl w:val="3"/>
          <w:numId w:val="15"/>
        </w:numPr>
        <w:rPr>
          <w:color w:val="000000" w:themeColor="text1"/>
        </w:rPr>
      </w:pPr>
      <w:r w:rsidRPr="00717967">
        <w:rPr>
          <w:rFonts w:hint="eastAsia"/>
          <w:color w:val="000000" w:themeColor="text1"/>
        </w:rPr>
        <w:t>业务规则</w:t>
      </w:r>
    </w:p>
    <w:p w:rsidR="000F1745" w:rsidRPr="00717967" w:rsidRDefault="000F1745" w:rsidP="000F1745">
      <w:pPr>
        <w:pStyle w:val="afd"/>
        <w:ind w:firstLine="420"/>
        <w:rPr>
          <w:color w:val="000000" w:themeColor="text1"/>
        </w:rPr>
      </w:pPr>
      <w:r w:rsidRPr="00717967">
        <w:rPr>
          <w:rFonts w:hint="eastAsia"/>
          <w:color w:val="000000" w:themeColor="text1"/>
        </w:rPr>
        <w:t>1.</w:t>
      </w:r>
      <w:r w:rsidRPr="00717967">
        <w:rPr>
          <w:rFonts w:hint="eastAsia"/>
          <w:color w:val="000000" w:themeColor="text1"/>
        </w:rPr>
        <w:tab/>
        <w:t xml:space="preserve">VTM </w:t>
      </w:r>
      <w:r w:rsidRPr="00717967">
        <w:rPr>
          <w:rFonts w:hint="eastAsia"/>
          <w:color w:val="000000" w:themeColor="text1"/>
        </w:rPr>
        <w:t>柜员号：</w:t>
      </w:r>
    </w:p>
    <w:p w:rsidR="000F1745" w:rsidRPr="00717967" w:rsidRDefault="000F1745" w:rsidP="000F1745">
      <w:pPr>
        <w:pStyle w:val="afd"/>
        <w:ind w:firstLine="420"/>
        <w:rPr>
          <w:color w:val="000000" w:themeColor="text1"/>
        </w:rPr>
      </w:pPr>
      <w:r w:rsidRPr="00717967">
        <w:rPr>
          <w:rFonts w:hint="eastAsia"/>
          <w:color w:val="000000" w:themeColor="text1"/>
        </w:rPr>
        <w:t>（</w:t>
      </w:r>
      <w:r w:rsidRPr="00717967">
        <w:rPr>
          <w:rFonts w:hint="eastAsia"/>
          <w:color w:val="000000" w:themeColor="text1"/>
        </w:rPr>
        <w:t>1</w:t>
      </w:r>
      <w:r w:rsidRPr="00717967">
        <w:rPr>
          <w:rFonts w:hint="eastAsia"/>
          <w:color w:val="000000" w:themeColor="text1"/>
        </w:rPr>
        <w:t>）</w:t>
      </w:r>
      <w:r w:rsidRPr="00717967">
        <w:rPr>
          <w:rFonts w:hint="eastAsia"/>
          <w:color w:val="000000" w:themeColor="text1"/>
        </w:rPr>
        <w:tab/>
      </w:r>
      <w:r w:rsidRPr="00717967">
        <w:rPr>
          <w:rFonts w:hint="eastAsia"/>
          <w:color w:val="000000" w:themeColor="text1"/>
        </w:rPr>
        <w:t>操作处理</w:t>
      </w:r>
    </w:p>
    <w:p w:rsidR="000F1745" w:rsidRPr="00717967" w:rsidRDefault="000F1745" w:rsidP="000F1745">
      <w:pPr>
        <w:pStyle w:val="afd"/>
        <w:ind w:firstLine="420"/>
        <w:rPr>
          <w:color w:val="000000" w:themeColor="text1"/>
        </w:rPr>
      </w:pPr>
      <w:proofErr w:type="gramStart"/>
      <w:r w:rsidRPr="00717967">
        <w:rPr>
          <w:rFonts w:hint="eastAsia"/>
          <w:color w:val="000000" w:themeColor="text1"/>
        </w:rPr>
        <w:t>柜员号可能</w:t>
      </w:r>
      <w:proofErr w:type="gramEnd"/>
      <w:r w:rsidRPr="00717967">
        <w:rPr>
          <w:rFonts w:hint="eastAsia"/>
          <w:color w:val="000000" w:themeColor="text1"/>
        </w:rPr>
        <w:t>为字母数字的组合，按键后将提示对应键的“数字字母输入对照”，可以根据对照表再选择出字母或者数字输入。</w:t>
      </w:r>
    </w:p>
    <w:p w:rsidR="000F1745" w:rsidRPr="00717967" w:rsidRDefault="000F1745" w:rsidP="000F1745">
      <w:pPr>
        <w:pStyle w:val="afd"/>
        <w:ind w:firstLine="420"/>
        <w:rPr>
          <w:color w:val="000000" w:themeColor="text1"/>
        </w:rPr>
      </w:pPr>
      <w:r w:rsidRPr="00717967">
        <w:rPr>
          <w:color w:val="000000" w:themeColor="text1"/>
        </w:rPr>
        <w:t></w:t>
      </w:r>
      <w:r w:rsidRPr="00717967">
        <w:rPr>
          <w:color w:val="000000" w:themeColor="text1"/>
        </w:rPr>
        <w:tab/>
      </w:r>
      <w:r w:rsidRPr="00717967">
        <w:rPr>
          <w:rFonts w:hint="eastAsia"/>
          <w:color w:val="000000" w:themeColor="text1"/>
        </w:rPr>
        <w:t>输入合法的</w:t>
      </w:r>
      <w:r w:rsidRPr="00717967">
        <w:rPr>
          <w:color w:val="000000" w:themeColor="text1"/>
        </w:rPr>
        <w:t>VTM</w:t>
      </w:r>
      <w:r w:rsidRPr="00717967">
        <w:rPr>
          <w:rFonts w:hint="eastAsia"/>
          <w:color w:val="000000" w:themeColor="text1"/>
        </w:rPr>
        <w:t>柜员号</w:t>
      </w:r>
      <w:r w:rsidRPr="00717967">
        <w:rPr>
          <w:color w:val="000000" w:themeColor="text1"/>
        </w:rPr>
        <w:t xml:space="preserve"> </w:t>
      </w:r>
    </w:p>
    <w:p w:rsidR="000F1745" w:rsidRPr="00717967" w:rsidRDefault="000F1745" w:rsidP="000F1745">
      <w:pPr>
        <w:pStyle w:val="afd"/>
        <w:ind w:firstLine="420"/>
        <w:rPr>
          <w:color w:val="000000" w:themeColor="text1"/>
        </w:rPr>
      </w:pPr>
      <w:r w:rsidRPr="00717967">
        <w:rPr>
          <w:color w:val="000000" w:themeColor="text1"/>
        </w:rPr>
        <w:t></w:t>
      </w:r>
      <w:r w:rsidRPr="00717967">
        <w:rPr>
          <w:color w:val="000000" w:themeColor="text1"/>
        </w:rPr>
        <w:tab/>
      </w:r>
      <w:r w:rsidRPr="00717967">
        <w:rPr>
          <w:rFonts w:hint="eastAsia"/>
          <w:color w:val="000000" w:themeColor="text1"/>
        </w:rPr>
        <w:t>实时更新输入的</w:t>
      </w:r>
      <w:r w:rsidRPr="00717967">
        <w:rPr>
          <w:color w:val="000000" w:themeColor="text1"/>
        </w:rPr>
        <w:t>VTM</w:t>
      </w:r>
      <w:proofErr w:type="gramStart"/>
      <w:r w:rsidRPr="00717967">
        <w:rPr>
          <w:rFonts w:hint="eastAsia"/>
          <w:color w:val="000000" w:themeColor="text1"/>
        </w:rPr>
        <w:t>柜员号并</w:t>
      </w:r>
      <w:proofErr w:type="gramEnd"/>
      <w:r w:rsidRPr="00717967">
        <w:rPr>
          <w:rFonts w:hint="eastAsia"/>
          <w:color w:val="000000" w:themeColor="text1"/>
        </w:rPr>
        <w:t>显示。</w:t>
      </w:r>
    </w:p>
    <w:p w:rsidR="000F1745" w:rsidRPr="00717967" w:rsidRDefault="000F1745" w:rsidP="000F1745">
      <w:pPr>
        <w:pStyle w:val="afd"/>
        <w:ind w:firstLine="420"/>
        <w:rPr>
          <w:color w:val="000000" w:themeColor="text1"/>
        </w:rPr>
      </w:pPr>
      <w:r w:rsidRPr="00717967">
        <w:rPr>
          <w:color w:val="000000" w:themeColor="text1"/>
        </w:rPr>
        <w:t></w:t>
      </w:r>
      <w:r w:rsidRPr="00717967">
        <w:rPr>
          <w:color w:val="000000" w:themeColor="text1"/>
        </w:rPr>
        <w:tab/>
      </w:r>
      <w:r w:rsidRPr="00717967">
        <w:rPr>
          <w:rFonts w:hint="eastAsia"/>
          <w:color w:val="000000" w:themeColor="text1"/>
        </w:rPr>
        <w:t>输入非法的</w:t>
      </w:r>
      <w:r w:rsidRPr="00717967">
        <w:rPr>
          <w:color w:val="000000" w:themeColor="text1"/>
        </w:rPr>
        <w:t>VTM</w:t>
      </w:r>
      <w:r w:rsidRPr="00717967">
        <w:rPr>
          <w:rFonts w:hint="eastAsia"/>
          <w:color w:val="000000" w:themeColor="text1"/>
        </w:rPr>
        <w:t>柜员号</w:t>
      </w:r>
      <w:r>
        <w:rPr>
          <w:rFonts w:hint="eastAsia"/>
          <w:color w:val="000000" w:themeColor="text1"/>
        </w:rPr>
        <w:t>，</w:t>
      </w:r>
      <w:r w:rsidRPr="00717967">
        <w:rPr>
          <w:rFonts w:hint="eastAsia"/>
          <w:color w:val="000000" w:themeColor="text1"/>
        </w:rPr>
        <w:t>仍然提示输入</w:t>
      </w:r>
      <w:r w:rsidRPr="00717967">
        <w:rPr>
          <w:color w:val="000000" w:themeColor="text1"/>
        </w:rPr>
        <w:t>VTM</w:t>
      </w:r>
      <w:r w:rsidRPr="00717967">
        <w:rPr>
          <w:rFonts w:hint="eastAsia"/>
          <w:color w:val="000000" w:themeColor="text1"/>
        </w:rPr>
        <w:t>柜员号。</w:t>
      </w:r>
    </w:p>
    <w:p w:rsidR="000F1745" w:rsidRPr="00717967" w:rsidRDefault="000F1745" w:rsidP="000F1745">
      <w:pPr>
        <w:pStyle w:val="afd"/>
        <w:ind w:firstLine="420"/>
        <w:rPr>
          <w:color w:val="000000" w:themeColor="text1"/>
        </w:rPr>
      </w:pPr>
      <w:r w:rsidRPr="00717967">
        <w:rPr>
          <w:rFonts w:hint="eastAsia"/>
          <w:color w:val="000000" w:themeColor="text1"/>
        </w:rPr>
        <w:t>2.</w:t>
      </w:r>
      <w:r w:rsidRPr="00717967"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>机构</w:t>
      </w:r>
      <w:r w:rsidRPr="00717967">
        <w:rPr>
          <w:rFonts w:hint="eastAsia"/>
          <w:color w:val="000000" w:themeColor="text1"/>
        </w:rPr>
        <w:t>号：</w:t>
      </w:r>
    </w:p>
    <w:p w:rsidR="000F1745" w:rsidRPr="00717967" w:rsidRDefault="000F1745" w:rsidP="000F1745">
      <w:pPr>
        <w:pStyle w:val="afd"/>
        <w:ind w:firstLine="420"/>
        <w:rPr>
          <w:color w:val="000000" w:themeColor="text1"/>
        </w:rPr>
      </w:pPr>
      <w:r w:rsidRPr="00717967">
        <w:rPr>
          <w:rFonts w:hint="eastAsia"/>
          <w:color w:val="000000" w:themeColor="text1"/>
        </w:rPr>
        <w:t>（</w:t>
      </w:r>
      <w:r w:rsidRPr="00717967">
        <w:rPr>
          <w:rFonts w:hint="eastAsia"/>
          <w:color w:val="000000" w:themeColor="text1"/>
        </w:rPr>
        <w:t>1</w:t>
      </w:r>
      <w:r w:rsidRPr="00717967">
        <w:rPr>
          <w:rFonts w:hint="eastAsia"/>
          <w:color w:val="000000" w:themeColor="text1"/>
        </w:rPr>
        <w:t>）</w:t>
      </w:r>
      <w:r w:rsidRPr="00717967">
        <w:rPr>
          <w:rFonts w:hint="eastAsia"/>
          <w:color w:val="000000" w:themeColor="text1"/>
        </w:rPr>
        <w:tab/>
      </w:r>
      <w:r w:rsidRPr="00717967">
        <w:rPr>
          <w:rFonts w:hint="eastAsia"/>
          <w:color w:val="000000" w:themeColor="text1"/>
        </w:rPr>
        <w:t>操作处理</w:t>
      </w:r>
    </w:p>
    <w:p w:rsidR="000F1745" w:rsidRPr="00717967" w:rsidRDefault="000F1745" w:rsidP="000F1745">
      <w:pPr>
        <w:pStyle w:val="afd"/>
        <w:ind w:firstLine="420"/>
        <w:rPr>
          <w:color w:val="000000" w:themeColor="text1"/>
        </w:rPr>
      </w:pPr>
      <w:r w:rsidRPr="00717967">
        <w:rPr>
          <w:color w:val="000000" w:themeColor="text1"/>
        </w:rPr>
        <w:t></w:t>
      </w:r>
      <w:r w:rsidRPr="00717967">
        <w:rPr>
          <w:color w:val="000000" w:themeColor="text1"/>
        </w:rPr>
        <w:tab/>
      </w:r>
      <w:r>
        <w:rPr>
          <w:rFonts w:hint="eastAsia"/>
          <w:color w:val="000000" w:themeColor="text1"/>
        </w:rPr>
        <w:t>输入合法的机构</w:t>
      </w:r>
      <w:r w:rsidRPr="00717967">
        <w:rPr>
          <w:rFonts w:hint="eastAsia"/>
          <w:color w:val="000000" w:themeColor="text1"/>
        </w:rPr>
        <w:t>号（</w:t>
      </w:r>
      <w:r>
        <w:rPr>
          <w:rFonts w:hint="eastAsia"/>
          <w:color w:val="000000" w:themeColor="text1"/>
        </w:rPr>
        <w:t>一般为</w:t>
      </w:r>
      <w:r w:rsidRPr="00717967">
        <w:rPr>
          <w:color w:val="000000" w:themeColor="text1"/>
        </w:rPr>
        <w:t>6</w:t>
      </w:r>
      <w:r w:rsidRPr="00717967">
        <w:rPr>
          <w:rFonts w:hint="eastAsia"/>
          <w:color w:val="000000" w:themeColor="text1"/>
        </w:rPr>
        <w:t>位）</w:t>
      </w:r>
    </w:p>
    <w:p w:rsidR="000F1745" w:rsidRPr="00717967" w:rsidRDefault="000F1745" w:rsidP="000F1745">
      <w:pPr>
        <w:pStyle w:val="afd"/>
        <w:ind w:firstLine="420"/>
        <w:rPr>
          <w:color w:val="000000" w:themeColor="text1"/>
        </w:rPr>
      </w:pPr>
      <w:r w:rsidRPr="00717967">
        <w:rPr>
          <w:color w:val="000000" w:themeColor="text1"/>
        </w:rPr>
        <w:t></w:t>
      </w:r>
      <w:r w:rsidRPr="00717967">
        <w:rPr>
          <w:color w:val="000000" w:themeColor="text1"/>
        </w:rPr>
        <w:tab/>
      </w:r>
      <w:r w:rsidRPr="00717967">
        <w:rPr>
          <w:rFonts w:hint="eastAsia"/>
          <w:color w:val="000000" w:themeColor="text1"/>
        </w:rPr>
        <w:t>实时更新输入的</w:t>
      </w:r>
      <w:r>
        <w:rPr>
          <w:rFonts w:hint="eastAsia"/>
          <w:color w:val="000000" w:themeColor="text1"/>
        </w:rPr>
        <w:t>机构号</w:t>
      </w:r>
      <w:proofErr w:type="gramStart"/>
      <w:r w:rsidRPr="00717967">
        <w:rPr>
          <w:rFonts w:hint="eastAsia"/>
          <w:color w:val="000000" w:themeColor="text1"/>
        </w:rPr>
        <w:t>号</w:t>
      </w:r>
      <w:proofErr w:type="gramEnd"/>
      <w:r w:rsidRPr="00717967">
        <w:rPr>
          <w:rFonts w:hint="eastAsia"/>
          <w:color w:val="000000" w:themeColor="text1"/>
        </w:rPr>
        <w:t>并显示。</w:t>
      </w:r>
    </w:p>
    <w:p w:rsidR="000F1745" w:rsidRPr="00974CAE" w:rsidRDefault="000F1745" w:rsidP="000F1745">
      <w:r w:rsidRPr="00717967">
        <w:rPr>
          <w:color w:val="000000" w:themeColor="text1"/>
        </w:rPr>
        <w:t></w:t>
      </w:r>
      <w:r w:rsidRPr="00717967">
        <w:rPr>
          <w:color w:val="000000" w:themeColor="text1"/>
        </w:rPr>
        <w:tab/>
      </w:r>
      <w:r w:rsidRPr="00717967">
        <w:rPr>
          <w:rFonts w:hint="eastAsia"/>
          <w:color w:val="000000" w:themeColor="text1"/>
        </w:rPr>
        <w:t>输入非法的银行号</w:t>
      </w:r>
      <w:r>
        <w:rPr>
          <w:rFonts w:hint="eastAsia"/>
          <w:color w:val="000000" w:themeColor="text1"/>
        </w:rPr>
        <w:t>，</w:t>
      </w:r>
      <w:r w:rsidRPr="00717967">
        <w:rPr>
          <w:rFonts w:hint="eastAsia"/>
          <w:color w:val="000000" w:themeColor="text1"/>
        </w:rPr>
        <w:t>仍然提示输入银行号。</w:t>
      </w:r>
    </w:p>
    <w:p w:rsidR="00E30696" w:rsidRDefault="00D55D49" w:rsidP="00D55D49">
      <w:pPr>
        <w:pStyle w:val="3"/>
      </w:pPr>
      <w:bookmarkStart w:id="204" w:name="_Toc460229213"/>
      <w:r w:rsidRPr="00D55D49">
        <w:rPr>
          <w:rFonts w:hint="eastAsia"/>
        </w:rPr>
        <w:lastRenderedPageBreak/>
        <w:t>交易流水查询</w:t>
      </w:r>
      <w:bookmarkEnd w:id="204"/>
    </w:p>
    <w:p w:rsidR="00ED2364" w:rsidRPr="00ED2364" w:rsidRDefault="00ED2364" w:rsidP="00211D64">
      <w:pPr>
        <w:pStyle w:val="aff4"/>
        <w:keepNext/>
        <w:keepLines/>
        <w:numPr>
          <w:ilvl w:val="2"/>
          <w:numId w:val="48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E30696" w:rsidRDefault="00E30696" w:rsidP="00211D64">
      <w:pPr>
        <w:pStyle w:val="4"/>
        <w:numPr>
          <w:ilvl w:val="3"/>
          <w:numId w:val="48"/>
        </w:numPr>
      </w:pPr>
      <w:r>
        <w:rPr>
          <w:rFonts w:hint="eastAsia"/>
        </w:rPr>
        <w:t>功能描述</w:t>
      </w:r>
    </w:p>
    <w:p w:rsidR="00E30696" w:rsidRPr="007F0CB9" w:rsidRDefault="001A5F8A" w:rsidP="00E30696">
      <w:pPr>
        <w:pStyle w:val="afd"/>
        <w:ind w:firstLine="420"/>
      </w:pPr>
      <w:r w:rsidRPr="001A5F8A">
        <w:rPr>
          <w:rFonts w:hint="eastAsia"/>
        </w:rPr>
        <w:t>对自助设备发生的交易流水信息进行列表形式的查询。</w:t>
      </w:r>
    </w:p>
    <w:p w:rsidR="00E30696" w:rsidRDefault="00E30696" w:rsidP="00211D64">
      <w:pPr>
        <w:pStyle w:val="4"/>
        <w:numPr>
          <w:ilvl w:val="3"/>
          <w:numId w:val="48"/>
        </w:numPr>
      </w:pPr>
      <w:r>
        <w:rPr>
          <w:rFonts w:hint="eastAsia"/>
        </w:rPr>
        <w:t>业务流程</w:t>
      </w:r>
    </w:p>
    <w:p w:rsidR="00E30696" w:rsidRPr="00340848" w:rsidRDefault="00E30696" w:rsidP="00E30696">
      <w:pPr>
        <w:jc w:val="center"/>
      </w:pPr>
    </w:p>
    <w:p w:rsidR="00E30696" w:rsidRDefault="00E30696" w:rsidP="00211D64">
      <w:pPr>
        <w:pStyle w:val="4"/>
        <w:numPr>
          <w:ilvl w:val="3"/>
          <w:numId w:val="48"/>
        </w:numPr>
      </w:pPr>
      <w:r>
        <w:rPr>
          <w:rFonts w:hint="eastAsia"/>
        </w:rPr>
        <w:t>界面元素</w:t>
      </w:r>
    </w:p>
    <w:p w:rsidR="00E30696" w:rsidRDefault="00E30696" w:rsidP="00E30696">
      <w:pPr>
        <w:pStyle w:val="a0"/>
      </w:pPr>
    </w:p>
    <w:p w:rsidR="00E30696" w:rsidRDefault="00E30696" w:rsidP="00211D64">
      <w:pPr>
        <w:pStyle w:val="4"/>
        <w:numPr>
          <w:ilvl w:val="3"/>
          <w:numId w:val="48"/>
        </w:numPr>
      </w:pPr>
      <w:r>
        <w:rPr>
          <w:rFonts w:hint="eastAsia"/>
        </w:rPr>
        <w:t>业务规则</w:t>
      </w:r>
    </w:p>
    <w:p w:rsidR="00F312EE" w:rsidRDefault="00F312EE" w:rsidP="00EB760C">
      <w:pPr>
        <w:pStyle w:val="afd"/>
        <w:ind w:firstLine="420"/>
      </w:pPr>
      <w:r>
        <w:rPr>
          <w:rFonts w:hint="eastAsia"/>
        </w:rPr>
        <w:t>1</w:t>
      </w:r>
      <w:r>
        <w:rPr>
          <w:rFonts w:hint="eastAsia"/>
        </w:rPr>
        <w:t>）显示内容限制。为登录用户所在机构及其下属机构所有设备对应的交易数据。</w:t>
      </w:r>
    </w:p>
    <w:p w:rsidR="00F312EE" w:rsidRDefault="00F312EE" w:rsidP="00EB760C">
      <w:pPr>
        <w:pStyle w:val="afd"/>
        <w:ind w:firstLine="420"/>
      </w:pPr>
      <w:r>
        <w:rPr>
          <w:rFonts w:hint="eastAsia"/>
        </w:rPr>
        <w:t>2</w:t>
      </w:r>
      <w:r>
        <w:rPr>
          <w:rFonts w:hint="eastAsia"/>
        </w:rPr>
        <w:t>）通过各种查询条件的设置，执行查询，显示出结果列表。查询条件如下：</w:t>
      </w:r>
    </w:p>
    <w:p w:rsidR="00F312EE" w:rsidRDefault="00F312EE" w:rsidP="00EB760C">
      <w:pPr>
        <w:pStyle w:val="afd"/>
        <w:ind w:firstLine="420"/>
      </w:pPr>
      <w:r>
        <w:rPr>
          <w:rFonts w:hint="eastAsia"/>
        </w:rPr>
        <w:t>机构导航：可通过机构树型控件选择某一机构。</w:t>
      </w:r>
    </w:p>
    <w:p w:rsidR="00F312EE" w:rsidRDefault="00F312EE" w:rsidP="00EB760C">
      <w:pPr>
        <w:pStyle w:val="afd"/>
        <w:ind w:firstLine="420"/>
      </w:pPr>
      <w:r>
        <w:rPr>
          <w:rFonts w:hint="eastAsia"/>
        </w:rPr>
        <w:t>交易类型：下</w:t>
      </w:r>
      <w:proofErr w:type="gramStart"/>
      <w:r>
        <w:rPr>
          <w:rFonts w:hint="eastAsia"/>
        </w:rPr>
        <w:t>拉选择</w:t>
      </w:r>
      <w:proofErr w:type="gramEnd"/>
      <w:r>
        <w:rPr>
          <w:rFonts w:hint="eastAsia"/>
        </w:rPr>
        <w:t>需要查询的具体的交易类型。</w:t>
      </w:r>
    </w:p>
    <w:p w:rsidR="00F312EE" w:rsidRDefault="00F312EE" w:rsidP="00EB760C">
      <w:pPr>
        <w:pStyle w:val="afd"/>
        <w:ind w:firstLine="420"/>
      </w:pPr>
      <w:r>
        <w:rPr>
          <w:rFonts w:hint="eastAsia"/>
        </w:rPr>
        <w:t>交易日期：通过日期选择控件选择日期。</w:t>
      </w:r>
    </w:p>
    <w:p w:rsidR="00F312EE" w:rsidRDefault="00F312EE" w:rsidP="00EB760C">
      <w:pPr>
        <w:pStyle w:val="afd"/>
        <w:ind w:firstLine="420"/>
      </w:pPr>
      <w:r>
        <w:rPr>
          <w:rFonts w:hint="eastAsia"/>
        </w:rPr>
        <w:t>其他条件：手工可输入的查询信息，包括卡号</w:t>
      </w:r>
      <w:r>
        <w:rPr>
          <w:rFonts w:hint="eastAsia"/>
        </w:rPr>
        <w:t>/</w:t>
      </w:r>
      <w:r>
        <w:rPr>
          <w:rFonts w:hint="eastAsia"/>
        </w:rPr>
        <w:t>账号、电子柜员号、交易流水号。</w:t>
      </w:r>
    </w:p>
    <w:p w:rsidR="00F312EE" w:rsidRDefault="00F312EE" w:rsidP="00EB760C">
      <w:pPr>
        <w:pStyle w:val="afd"/>
        <w:ind w:firstLine="420"/>
      </w:pPr>
      <w:r>
        <w:rPr>
          <w:rFonts w:hint="eastAsia"/>
        </w:rPr>
        <w:t>注：由于交易流水数据量非常大，为了保证系统的性能，查询时将受时间限制，即只允许</w:t>
      </w:r>
      <w:proofErr w:type="gramStart"/>
      <w:r>
        <w:rPr>
          <w:rFonts w:hint="eastAsia"/>
        </w:rPr>
        <w:t>查最近</w:t>
      </w:r>
      <w:proofErr w:type="gramEnd"/>
      <w:r>
        <w:rPr>
          <w:rFonts w:hint="eastAsia"/>
        </w:rPr>
        <w:t>一段时间的数据（如最近三个月）。</w:t>
      </w:r>
    </w:p>
    <w:p w:rsidR="00F312EE" w:rsidRPr="00F312EE" w:rsidRDefault="00F312EE" w:rsidP="00EB760C">
      <w:pPr>
        <w:pStyle w:val="afd"/>
        <w:ind w:firstLine="420"/>
      </w:pPr>
      <w:r>
        <w:rPr>
          <w:rFonts w:hint="eastAsia"/>
        </w:rPr>
        <w:t>操作输出：设备所发生的交易流水明细信息。</w:t>
      </w:r>
    </w:p>
    <w:p w:rsidR="005815F3" w:rsidRDefault="005815F3" w:rsidP="005815F3">
      <w:pPr>
        <w:pStyle w:val="3"/>
      </w:pPr>
      <w:bookmarkStart w:id="205" w:name="_Toc460229214"/>
      <w:r>
        <w:rPr>
          <w:rFonts w:hint="eastAsia"/>
        </w:rPr>
        <w:t>机构设置</w:t>
      </w:r>
      <w:bookmarkEnd w:id="205"/>
    </w:p>
    <w:p w:rsidR="005815F3" w:rsidRPr="00ED2364" w:rsidRDefault="005815F3" w:rsidP="00211D64">
      <w:pPr>
        <w:pStyle w:val="aff4"/>
        <w:keepNext/>
        <w:keepLines/>
        <w:numPr>
          <w:ilvl w:val="2"/>
          <w:numId w:val="48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5815F3" w:rsidRDefault="005815F3" w:rsidP="00211D64">
      <w:pPr>
        <w:pStyle w:val="4"/>
        <w:numPr>
          <w:ilvl w:val="3"/>
          <w:numId w:val="48"/>
        </w:numPr>
      </w:pPr>
      <w:r>
        <w:rPr>
          <w:rFonts w:hint="eastAsia"/>
        </w:rPr>
        <w:t>功能描述</w:t>
      </w:r>
    </w:p>
    <w:p w:rsidR="005815F3" w:rsidRDefault="005815F3" w:rsidP="005815F3">
      <w:pPr>
        <w:pStyle w:val="afd"/>
        <w:ind w:firstLine="420"/>
      </w:pPr>
      <w:r>
        <w:rPr>
          <w:rFonts w:hint="eastAsia"/>
        </w:rPr>
        <w:t>机构设置就是设置参与到系统中的各级机构，属于权限设置的基础参数。</w:t>
      </w:r>
    </w:p>
    <w:p w:rsidR="005815F3" w:rsidRDefault="005815F3" w:rsidP="00211D64">
      <w:pPr>
        <w:pStyle w:val="4"/>
        <w:numPr>
          <w:ilvl w:val="3"/>
          <w:numId w:val="48"/>
        </w:numPr>
      </w:pPr>
      <w:r>
        <w:rPr>
          <w:rFonts w:hint="eastAsia"/>
        </w:rPr>
        <w:t>业务流程</w:t>
      </w:r>
    </w:p>
    <w:p w:rsidR="005815F3" w:rsidRPr="00340848" w:rsidRDefault="005815F3" w:rsidP="005815F3">
      <w:pPr>
        <w:jc w:val="center"/>
      </w:pPr>
    </w:p>
    <w:p w:rsidR="005815F3" w:rsidRDefault="005815F3" w:rsidP="00211D64">
      <w:pPr>
        <w:pStyle w:val="4"/>
        <w:numPr>
          <w:ilvl w:val="3"/>
          <w:numId w:val="48"/>
        </w:numPr>
      </w:pPr>
      <w:r>
        <w:rPr>
          <w:rFonts w:hint="eastAsia"/>
        </w:rPr>
        <w:lastRenderedPageBreak/>
        <w:t>界面元素</w:t>
      </w:r>
    </w:p>
    <w:p w:rsidR="005815F3" w:rsidRDefault="005815F3" w:rsidP="005815F3">
      <w:pPr>
        <w:pStyle w:val="a0"/>
        <w:ind w:left="420"/>
      </w:pPr>
      <w:r>
        <w:rPr>
          <w:rFonts w:hint="eastAsia"/>
        </w:rPr>
        <w:t>机构号：机构唯一编号</w:t>
      </w:r>
    </w:p>
    <w:p w:rsidR="005815F3" w:rsidRDefault="005815F3" w:rsidP="005815F3">
      <w:pPr>
        <w:pStyle w:val="a0"/>
        <w:ind w:left="420"/>
      </w:pPr>
      <w:r>
        <w:rPr>
          <w:rFonts w:hint="eastAsia"/>
        </w:rPr>
        <w:t>机构名称</w:t>
      </w:r>
    </w:p>
    <w:p w:rsidR="005815F3" w:rsidRDefault="005815F3" w:rsidP="005815F3">
      <w:pPr>
        <w:pStyle w:val="a0"/>
        <w:ind w:left="420"/>
      </w:pPr>
      <w:r>
        <w:rPr>
          <w:rFonts w:hint="eastAsia"/>
        </w:rPr>
        <w:t>机构级别</w:t>
      </w:r>
    </w:p>
    <w:p w:rsidR="005815F3" w:rsidRDefault="005815F3" w:rsidP="005815F3">
      <w:pPr>
        <w:pStyle w:val="a0"/>
        <w:ind w:left="420"/>
      </w:pPr>
      <w:r>
        <w:rPr>
          <w:rFonts w:hint="eastAsia"/>
        </w:rPr>
        <w:t>机构描述</w:t>
      </w:r>
    </w:p>
    <w:p w:rsidR="005815F3" w:rsidRDefault="005815F3" w:rsidP="005815F3">
      <w:pPr>
        <w:pStyle w:val="a0"/>
        <w:ind w:left="420"/>
      </w:pPr>
      <w:r>
        <w:rPr>
          <w:rFonts w:hint="eastAsia"/>
        </w:rPr>
        <w:t>机构状态：启用</w:t>
      </w:r>
      <w:r>
        <w:rPr>
          <w:rFonts w:hint="eastAsia"/>
        </w:rPr>
        <w:t>/</w:t>
      </w:r>
      <w:r>
        <w:rPr>
          <w:rFonts w:hint="eastAsia"/>
        </w:rPr>
        <w:t>禁用</w:t>
      </w:r>
    </w:p>
    <w:p w:rsidR="005815F3" w:rsidRDefault="005815F3" w:rsidP="00211D64">
      <w:pPr>
        <w:pStyle w:val="4"/>
        <w:numPr>
          <w:ilvl w:val="3"/>
          <w:numId w:val="48"/>
        </w:numPr>
      </w:pPr>
      <w:r>
        <w:rPr>
          <w:rFonts w:hint="eastAsia"/>
        </w:rPr>
        <w:t>业务规则</w:t>
      </w:r>
    </w:p>
    <w:p w:rsidR="005815F3" w:rsidRDefault="005815F3" w:rsidP="005815F3">
      <w:pPr>
        <w:pStyle w:val="afd"/>
        <w:ind w:firstLine="420"/>
      </w:pPr>
      <w:r>
        <w:rPr>
          <w:rFonts w:hint="eastAsia"/>
        </w:rPr>
        <w:t>上级机构可以添加所有下级级别的机构。</w:t>
      </w:r>
    </w:p>
    <w:p w:rsidR="005815F3" w:rsidRDefault="005815F3" w:rsidP="005815F3">
      <w:pPr>
        <w:pStyle w:val="3"/>
      </w:pPr>
      <w:bookmarkStart w:id="206" w:name="_Toc460229215"/>
      <w:r>
        <w:rPr>
          <w:rFonts w:hint="eastAsia"/>
        </w:rPr>
        <w:t>菜单设置</w:t>
      </w:r>
      <w:bookmarkEnd w:id="206"/>
    </w:p>
    <w:p w:rsidR="005815F3" w:rsidRPr="00ED2364" w:rsidRDefault="005815F3" w:rsidP="00211D64">
      <w:pPr>
        <w:pStyle w:val="aff4"/>
        <w:keepNext/>
        <w:keepLines/>
        <w:numPr>
          <w:ilvl w:val="2"/>
          <w:numId w:val="48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5815F3" w:rsidRDefault="005815F3" w:rsidP="00211D64">
      <w:pPr>
        <w:pStyle w:val="4"/>
        <w:numPr>
          <w:ilvl w:val="3"/>
          <w:numId w:val="48"/>
        </w:numPr>
      </w:pPr>
      <w:r>
        <w:rPr>
          <w:rFonts w:hint="eastAsia"/>
        </w:rPr>
        <w:t>功能描述</w:t>
      </w:r>
    </w:p>
    <w:p w:rsidR="005815F3" w:rsidRDefault="005815F3" w:rsidP="005815F3">
      <w:pPr>
        <w:pStyle w:val="afd"/>
        <w:ind w:firstLine="420"/>
      </w:pPr>
      <w:r>
        <w:rPr>
          <w:rFonts w:hint="eastAsia"/>
        </w:rPr>
        <w:t>菜单设置是在各级别操作员、管理员登陆管理</w:t>
      </w:r>
      <w:proofErr w:type="gramStart"/>
      <w:r>
        <w:rPr>
          <w:rFonts w:hint="eastAsia"/>
        </w:rPr>
        <w:t>端之后</w:t>
      </w:r>
      <w:proofErr w:type="gramEnd"/>
      <w:r>
        <w:rPr>
          <w:rFonts w:hint="eastAsia"/>
        </w:rPr>
        <w:t>能看到的菜单，属于权限设置的基础参数。，属于权限设置的基础参数。</w:t>
      </w:r>
    </w:p>
    <w:p w:rsidR="005815F3" w:rsidRDefault="005815F3" w:rsidP="005815F3">
      <w:pPr>
        <w:pStyle w:val="afd"/>
        <w:ind w:firstLine="420"/>
      </w:pPr>
      <w:proofErr w:type="gramStart"/>
      <w:r>
        <w:rPr>
          <w:rFonts w:hint="eastAsia"/>
        </w:rPr>
        <w:t>仅系统</w:t>
      </w:r>
      <w:proofErr w:type="gramEnd"/>
      <w:r>
        <w:rPr>
          <w:rFonts w:hint="eastAsia"/>
        </w:rPr>
        <w:t>管理员有权限对所有菜单进行维护，可以添加菜单，删除菜单，修改菜单路径，启用禁用菜单。</w:t>
      </w:r>
    </w:p>
    <w:p w:rsidR="005815F3" w:rsidRDefault="005815F3" w:rsidP="00211D64">
      <w:pPr>
        <w:pStyle w:val="4"/>
        <w:numPr>
          <w:ilvl w:val="3"/>
          <w:numId w:val="48"/>
        </w:numPr>
      </w:pPr>
      <w:r>
        <w:rPr>
          <w:rFonts w:hint="eastAsia"/>
        </w:rPr>
        <w:t>业务流程</w:t>
      </w:r>
    </w:p>
    <w:p w:rsidR="005815F3" w:rsidRPr="00340848" w:rsidRDefault="005815F3" w:rsidP="005815F3">
      <w:pPr>
        <w:jc w:val="center"/>
      </w:pPr>
    </w:p>
    <w:p w:rsidR="005815F3" w:rsidRDefault="005815F3" w:rsidP="00211D64">
      <w:pPr>
        <w:pStyle w:val="4"/>
        <w:numPr>
          <w:ilvl w:val="3"/>
          <w:numId w:val="48"/>
        </w:numPr>
      </w:pPr>
      <w:r>
        <w:rPr>
          <w:rFonts w:hint="eastAsia"/>
        </w:rPr>
        <w:t>界面元素</w:t>
      </w:r>
    </w:p>
    <w:p w:rsidR="005815F3" w:rsidRDefault="005815F3" w:rsidP="005815F3">
      <w:pPr>
        <w:pStyle w:val="a0"/>
        <w:ind w:left="420"/>
      </w:pPr>
      <w:r>
        <w:rPr>
          <w:rFonts w:hint="eastAsia"/>
        </w:rPr>
        <w:t>菜单编号：菜单唯一编号</w:t>
      </w:r>
    </w:p>
    <w:p w:rsidR="005815F3" w:rsidRDefault="005815F3" w:rsidP="005815F3">
      <w:pPr>
        <w:pStyle w:val="a0"/>
        <w:ind w:left="420"/>
      </w:pPr>
      <w:proofErr w:type="gramStart"/>
      <w:r>
        <w:rPr>
          <w:rFonts w:hint="eastAsia"/>
        </w:rPr>
        <w:t>父级菜单</w:t>
      </w:r>
      <w:proofErr w:type="gramEnd"/>
      <w:r>
        <w:rPr>
          <w:rFonts w:hint="eastAsia"/>
        </w:rPr>
        <w:t>编号：用于设置树形菜单</w:t>
      </w:r>
    </w:p>
    <w:p w:rsidR="005815F3" w:rsidRDefault="005815F3" w:rsidP="005815F3">
      <w:pPr>
        <w:pStyle w:val="a0"/>
        <w:ind w:left="420"/>
      </w:pPr>
      <w:r>
        <w:rPr>
          <w:rFonts w:hint="eastAsia"/>
        </w:rPr>
        <w:t>菜单名称</w:t>
      </w:r>
    </w:p>
    <w:p w:rsidR="005815F3" w:rsidRDefault="005815F3" w:rsidP="005815F3">
      <w:pPr>
        <w:pStyle w:val="a0"/>
        <w:ind w:left="420"/>
      </w:pPr>
      <w:r>
        <w:rPr>
          <w:rFonts w:hint="eastAsia"/>
        </w:rPr>
        <w:t>菜单路径：菜单对应的页面</w:t>
      </w:r>
    </w:p>
    <w:p w:rsidR="005815F3" w:rsidRPr="009A7BAC" w:rsidRDefault="005815F3" w:rsidP="005815F3">
      <w:pPr>
        <w:pStyle w:val="a0"/>
        <w:ind w:left="420"/>
      </w:pPr>
      <w:r>
        <w:rPr>
          <w:rFonts w:hint="eastAsia"/>
        </w:rPr>
        <w:t>菜单状态：启用、禁用</w:t>
      </w:r>
    </w:p>
    <w:p w:rsidR="005815F3" w:rsidRDefault="005815F3" w:rsidP="00211D64">
      <w:pPr>
        <w:pStyle w:val="4"/>
        <w:numPr>
          <w:ilvl w:val="3"/>
          <w:numId w:val="48"/>
        </w:numPr>
      </w:pPr>
      <w:r>
        <w:rPr>
          <w:rFonts w:hint="eastAsia"/>
        </w:rPr>
        <w:t>业务规则</w:t>
      </w:r>
    </w:p>
    <w:p w:rsidR="005815F3" w:rsidRPr="002032EE" w:rsidRDefault="005815F3" w:rsidP="005815F3">
      <w:pPr>
        <w:pStyle w:val="afd"/>
        <w:ind w:firstLine="420"/>
      </w:pPr>
    </w:p>
    <w:p w:rsidR="005815F3" w:rsidRDefault="005815F3" w:rsidP="005815F3">
      <w:pPr>
        <w:pStyle w:val="3"/>
      </w:pPr>
      <w:bookmarkStart w:id="207" w:name="_Toc460229216"/>
      <w:r>
        <w:rPr>
          <w:rFonts w:hint="eastAsia"/>
        </w:rPr>
        <w:lastRenderedPageBreak/>
        <w:t>角色设置</w:t>
      </w:r>
      <w:bookmarkEnd w:id="207"/>
    </w:p>
    <w:p w:rsidR="005815F3" w:rsidRPr="00ED2364" w:rsidRDefault="005815F3" w:rsidP="00211D64">
      <w:pPr>
        <w:pStyle w:val="aff4"/>
        <w:keepNext/>
        <w:keepLines/>
        <w:numPr>
          <w:ilvl w:val="2"/>
          <w:numId w:val="48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5815F3" w:rsidRDefault="005815F3" w:rsidP="00211D64">
      <w:pPr>
        <w:pStyle w:val="4"/>
        <w:numPr>
          <w:ilvl w:val="3"/>
          <w:numId w:val="48"/>
        </w:numPr>
      </w:pPr>
      <w:r>
        <w:rPr>
          <w:rFonts w:hint="eastAsia"/>
        </w:rPr>
        <w:t>功能描述</w:t>
      </w:r>
    </w:p>
    <w:p w:rsidR="005815F3" w:rsidRDefault="005815F3" w:rsidP="005815F3">
      <w:pPr>
        <w:pStyle w:val="afd"/>
        <w:ind w:firstLine="420"/>
      </w:pPr>
      <w:r>
        <w:rPr>
          <w:rFonts w:hint="eastAsia"/>
        </w:rPr>
        <w:t>角色设置就是设置各个机构下的角色，角色和菜单绑定构成了权限控制。</w:t>
      </w:r>
    </w:p>
    <w:p w:rsidR="005815F3" w:rsidRDefault="005815F3" w:rsidP="005815F3">
      <w:pPr>
        <w:pStyle w:val="afd"/>
        <w:ind w:firstLine="420"/>
      </w:pPr>
      <w:r>
        <w:rPr>
          <w:rFonts w:hint="eastAsia"/>
        </w:rPr>
        <w:t>添加角色：各级</w:t>
      </w:r>
      <w:proofErr w:type="gramStart"/>
      <w:r>
        <w:rPr>
          <w:rFonts w:hint="eastAsia"/>
        </w:rPr>
        <w:t>别机构</w:t>
      </w:r>
      <w:proofErr w:type="gramEnd"/>
      <w:r>
        <w:rPr>
          <w:rFonts w:hint="eastAsia"/>
        </w:rPr>
        <w:t>管理员可添加本机构及下级机构角色，并设定角色菜单</w:t>
      </w:r>
    </w:p>
    <w:p w:rsidR="005815F3" w:rsidRDefault="005815F3" w:rsidP="005815F3">
      <w:pPr>
        <w:pStyle w:val="afd"/>
        <w:ind w:firstLine="420"/>
      </w:pPr>
      <w:r>
        <w:rPr>
          <w:rFonts w:hint="eastAsia"/>
        </w:rPr>
        <w:t>修改角色：各级</w:t>
      </w:r>
      <w:proofErr w:type="gramStart"/>
      <w:r>
        <w:rPr>
          <w:rFonts w:hint="eastAsia"/>
        </w:rPr>
        <w:t>别机构</w:t>
      </w:r>
      <w:proofErr w:type="gramEnd"/>
      <w:r>
        <w:rPr>
          <w:rFonts w:hint="eastAsia"/>
        </w:rPr>
        <w:t>管理员可修改本机构及下级机构角色，重新设定角色菜单</w:t>
      </w:r>
    </w:p>
    <w:p w:rsidR="005815F3" w:rsidRPr="004A2F39" w:rsidRDefault="005815F3" w:rsidP="005815F3">
      <w:pPr>
        <w:pStyle w:val="afd"/>
        <w:ind w:firstLine="420"/>
      </w:pPr>
      <w:r>
        <w:rPr>
          <w:rFonts w:hint="eastAsia"/>
        </w:rPr>
        <w:t>删除角色：各级</w:t>
      </w:r>
      <w:proofErr w:type="gramStart"/>
      <w:r>
        <w:rPr>
          <w:rFonts w:hint="eastAsia"/>
        </w:rPr>
        <w:t>别机构</w:t>
      </w:r>
      <w:proofErr w:type="gramEnd"/>
      <w:r>
        <w:rPr>
          <w:rFonts w:hint="eastAsia"/>
        </w:rPr>
        <w:t>管理员可删除本机构及下级机构角色</w:t>
      </w:r>
    </w:p>
    <w:p w:rsidR="005815F3" w:rsidRDefault="005815F3" w:rsidP="005815F3">
      <w:pPr>
        <w:pStyle w:val="afd"/>
        <w:ind w:firstLine="420"/>
      </w:pPr>
      <w:r>
        <w:rPr>
          <w:rFonts w:hint="eastAsia"/>
        </w:rPr>
        <w:t>启用角色：各级</w:t>
      </w:r>
      <w:proofErr w:type="gramStart"/>
      <w:r>
        <w:rPr>
          <w:rFonts w:hint="eastAsia"/>
        </w:rPr>
        <w:t>别机构</w:t>
      </w:r>
      <w:proofErr w:type="gramEnd"/>
      <w:r>
        <w:rPr>
          <w:rFonts w:hint="eastAsia"/>
        </w:rPr>
        <w:t>管理员可启用本机构及下级机构角色</w:t>
      </w:r>
    </w:p>
    <w:p w:rsidR="005815F3" w:rsidRDefault="005815F3" w:rsidP="005815F3">
      <w:pPr>
        <w:pStyle w:val="afd"/>
        <w:ind w:firstLine="420"/>
      </w:pPr>
      <w:r>
        <w:rPr>
          <w:rFonts w:hint="eastAsia"/>
        </w:rPr>
        <w:t>禁用角色：各级</w:t>
      </w:r>
      <w:proofErr w:type="gramStart"/>
      <w:r>
        <w:rPr>
          <w:rFonts w:hint="eastAsia"/>
        </w:rPr>
        <w:t>别机构</w:t>
      </w:r>
      <w:proofErr w:type="gramEnd"/>
      <w:r>
        <w:rPr>
          <w:rFonts w:hint="eastAsia"/>
        </w:rPr>
        <w:t>管理员可禁用本机构及下级机构角色</w:t>
      </w:r>
    </w:p>
    <w:p w:rsidR="005815F3" w:rsidRDefault="005815F3" w:rsidP="00211D64">
      <w:pPr>
        <w:pStyle w:val="4"/>
        <w:numPr>
          <w:ilvl w:val="3"/>
          <w:numId w:val="48"/>
        </w:numPr>
      </w:pPr>
      <w:r>
        <w:rPr>
          <w:rFonts w:hint="eastAsia"/>
        </w:rPr>
        <w:t>业务流程</w:t>
      </w:r>
    </w:p>
    <w:p w:rsidR="005815F3" w:rsidRPr="00340848" w:rsidRDefault="005815F3" w:rsidP="005815F3">
      <w:pPr>
        <w:jc w:val="center"/>
      </w:pPr>
    </w:p>
    <w:p w:rsidR="005815F3" w:rsidRDefault="005815F3" w:rsidP="00211D64">
      <w:pPr>
        <w:pStyle w:val="4"/>
        <w:numPr>
          <w:ilvl w:val="3"/>
          <w:numId w:val="48"/>
        </w:numPr>
      </w:pPr>
      <w:r>
        <w:rPr>
          <w:rFonts w:hint="eastAsia"/>
        </w:rPr>
        <w:t>界面元素</w:t>
      </w:r>
    </w:p>
    <w:p w:rsidR="005815F3" w:rsidRDefault="005815F3" w:rsidP="005815F3">
      <w:pPr>
        <w:pStyle w:val="a0"/>
        <w:ind w:left="420"/>
      </w:pPr>
      <w:r>
        <w:rPr>
          <w:rFonts w:hint="eastAsia"/>
        </w:rPr>
        <w:t>角色编号：角色唯一编号</w:t>
      </w:r>
    </w:p>
    <w:p w:rsidR="005815F3" w:rsidRDefault="005815F3" w:rsidP="005815F3">
      <w:pPr>
        <w:pStyle w:val="a0"/>
        <w:ind w:left="420"/>
      </w:pPr>
      <w:r>
        <w:rPr>
          <w:rFonts w:hint="eastAsia"/>
        </w:rPr>
        <w:t>角色所在机构号</w:t>
      </w:r>
    </w:p>
    <w:p w:rsidR="005815F3" w:rsidRDefault="005815F3" w:rsidP="005815F3">
      <w:pPr>
        <w:pStyle w:val="a0"/>
        <w:ind w:left="420"/>
      </w:pPr>
      <w:r>
        <w:rPr>
          <w:rFonts w:hint="eastAsia"/>
        </w:rPr>
        <w:t>角色名</w:t>
      </w:r>
    </w:p>
    <w:p w:rsidR="005815F3" w:rsidRDefault="005815F3" w:rsidP="005815F3">
      <w:pPr>
        <w:pStyle w:val="a0"/>
        <w:ind w:left="420"/>
      </w:pPr>
      <w:r>
        <w:rPr>
          <w:rFonts w:hint="eastAsia"/>
        </w:rPr>
        <w:t>角色描述</w:t>
      </w:r>
    </w:p>
    <w:p w:rsidR="005815F3" w:rsidRDefault="005815F3" w:rsidP="005815F3">
      <w:pPr>
        <w:pStyle w:val="a0"/>
        <w:ind w:left="420"/>
      </w:pPr>
      <w:r w:rsidRPr="00C0790E">
        <w:rPr>
          <w:rFonts w:hint="eastAsia"/>
        </w:rPr>
        <w:t>角色</w:t>
      </w:r>
      <w:r>
        <w:rPr>
          <w:rFonts w:hint="eastAsia"/>
        </w:rPr>
        <w:t>状态：启用、禁用</w:t>
      </w:r>
    </w:p>
    <w:p w:rsidR="005815F3" w:rsidRPr="003C45A9" w:rsidRDefault="005815F3" w:rsidP="005815F3">
      <w:pPr>
        <w:pStyle w:val="a0"/>
        <w:ind w:left="420"/>
      </w:pPr>
    </w:p>
    <w:p w:rsidR="005815F3" w:rsidRDefault="005815F3" w:rsidP="00211D64">
      <w:pPr>
        <w:pStyle w:val="4"/>
        <w:numPr>
          <w:ilvl w:val="3"/>
          <w:numId w:val="48"/>
        </w:numPr>
      </w:pPr>
      <w:r>
        <w:rPr>
          <w:rFonts w:hint="eastAsia"/>
        </w:rPr>
        <w:t>业务规则</w:t>
      </w:r>
    </w:p>
    <w:p w:rsidR="005815F3" w:rsidRDefault="005815F3" w:rsidP="005815F3">
      <w:pPr>
        <w:pStyle w:val="afd"/>
        <w:ind w:firstLine="420"/>
      </w:pPr>
      <w:r>
        <w:rPr>
          <w:rFonts w:hint="eastAsia"/>
        </w:rPr>
        <w:t>角色挂在机构下。</w:t>
      </w:r>
    </w:p>
    <w:p w:rsidR="005815F3" w:rsidRDefault="005815F3" w:rsidP="005815F3">
      <w:pPr>
        <w:pStyle w:val="afd"/>
        <w:ind w:firstLine="420"/>
      </w:pPr>
      <w:r>
        <w:rPr>
          <w:rFonts w:hint="eastAsia"/>
        </w:rPr>
        <w:t>当前机构可以添加本机构角色及下级机构的角色。</w:t>
      </w:r>
    </w:p>
    <w:p w:rsidR="005815F3" w:rsidRDefault="005815F3" w:rsidP="005815F3">
      <w:pPr>
        <w:pStyle w:val="3"/>
      </w:pPr>
      <w:bookmarkStart w:id="208" w:name="_Toc460229217"/>
      <w:r>
        <w:rPr>
          <w:rFonts w:hint="eastAsia"/>
        </w:rPr>
        <w:t>用户设置</w:t>
      </w:r>
      <w:bookmarkEnd w:id="208"/>
    </w:p>
    <w:p w:rsidR="005815F3" w:rsidRPr="00ED2364" w:rsidRDefault="005815F3" w:rsidP="00211D64">
      <w:pPr>
        <w:pStyle w:val="aff4"/>
        <w:keepNext/>
        <w:keepLines/>
        <w:numPr>
          <w:ilvl w:val="2"/>
          <w:numId w:val="48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5815F3" w:rsidRDefault="005815F3" w:rsidP="00211D64">
      <w:pPr>
        <w:pStyle w:val="4"/>
        <w:numPr>
          <w:ilvl w:val="3"/>
          <w:numId w:val="48"/>
        </w:numPr>
      </w:pPr>
      <w:r>
        <w:rPr>
          <w:rFonts w:hint="eastAsia"/>
        </w:rPr>
        <w:t>功能描述</w:t>
      </w:r>
    </w:p>
    <w:p w:rsidR="005815F3" w:rsidRDefault="005815F3" w:rsidP="005815F3">
      <w:pPr>
        <w:pStyle w:val="afd"/>
        <w:ind w:firstLine="420"/>
      </w:pPr>
      <w:r>
        <w:rPr>
          <w:rFonts w:hint="eastAsia"/>
        </w:rPr>
        <w:t>用户设置就是设置管理平台参与的用户，用户挂在角色下。</w:t>
      </w:r>
    </w:p>
    <w:p w:rsidR="005815F3" w:rsidRDefault="005815F3" w:rsidP="005815F3">
      <w:pPr>
        <w:pStyle w:val="afd"/>
        <w:ind w:firstLine="420"/>
      </w:pPr>
      <w:r>
        <w:rPr>
          <w:rFonts w:hint="eastAsia"/>
        </w:rPr>
        <w:t>用户添加：添加本机构及下级机构用户</w:t>
      </w:r>
    </w:p>
    <w:p w:rsidR="005815F3" w:rsidRDefault="005815F3" w:rsidP="005815F3">
      <w:pPr>
        <w:pStyle w:val="afd"/>
        <w:ind w:firstLine="420"/>
      </w:pPr>
      <w:r>
        <w:rPr>
          <w:rFonts w:hint="eastAsia"/>
        </w:rPr>
        <w:t>用户删除：删除本机构及下级机构用户</w:t>
      </w:r>
    </w:p>
    <w:p w:rsidR="005815F3" w:rsidRDefault="005815F3" w:rsidP="005815F3">
      <w:pPr>
        <w:pStyle w:val="afd"/>
        <w:ind w:firstLine="420"/>
      </w:pPr>
      <w:r>
        <w:rPr>
          <w:rFonts w:hint="eastAsia"/>
        </w:rPr>
        <w:lastRenderedPageBreak/>
        <w:t>用户启用：启用本机构及下级机构用户</w:t>
      </w:r>
    </w:p>
    <w:p w:rsidR="005815F3" w:rsidRPr="007F0CB9" w:rsidRDefault="005815F3" w:rsidP="005815F3">
      <w:pPr>
        <w:pStyle w:val="afd"/>
        <w:ind w:firstLine="420"/>
      </w:pPr>
      <w:r>
        <w:rPr>
          <w:rFonts w:hint="eastAsia"/>
        </w:rPr>
        <w:t>用户禁用：禁用本机构及下级机构用户</w:t>
      </w:r>
    </w:p>
    <w:p w:rsidR="005815F3" w:rsidRDefault="005815F3" w:rsidP="00211D64">
      <w:pPr>
        <w:pStyle w:val="4"/>
        <w:numPr>
          <w:ilvl w:val="3"/>
          <w:numId w:val="48"/>
        </w:numPr>
      </w:pPr>
      <w:r>
        <w:rPr>
          <w:rFonts w:hint="eastAsia"/>
        </w:rPr>
        <w:t>业务流程</w:t>
      </w:r>
    </w:p>
    <w:p w:rsidR="005815F3" w:rsidRPr="00340848" w:rsidRDefault="005815F3" w:rsidP="005815F3">
      <w:pPr>
        <w:jc w:val="center"/>
      </w:pPr>
    </w:p>
    <w:p w:rsidR="005815F3" w:rsidRDefault="005815F3" w:rsidP="00211D64">
      <w:pPr>
        <w:pStyle w:val="4"/>
        <w:numPr>
          <w:ilvl w:val="3"/>
          <w:numId w:val="48"/>
        </w:numPr>
      </w:pPr>
      <w:r>
        <w:rPr>
          <w:rFonts w:hint="eastAsia"/>
        </w:rPr>
        <w:t>界面元素</w:t>
      </w:r>
    </w:p>
    <w:p w:rsidR="005815F3" w:rsidRDefault="005815F3" w:rsidP="005815F3">
      <w:pPr>
        <w:pStyle w:val="a0"/>
        <w:ind w:left="420"/>
      </w:pPr>
      <w:r>
        <w:rPr>
          <w:rFonts w:hint="eastAsia"/>
        </w:rPr>
        <w:t>用户名：用户登录名</w:t>
      </w:r>
    </w:p>
    <w:p w:rsidR="005815F3" w:rsidRDefault="005815F3" w:rsidP="005815F3">
      <w:pPr>
        <w:pStyle w:val="a0"/>
        <w:ind w:left="420"/>
      </w:pPr>
      <w:r>
        <w:rPr>
          <w:rFonts w:hint="eastAsia"/>
        </w:rPr>
        <w:t>机构号：用户所属机构</w:t>
      </w:r>
    </w:p>
    <w:p w:rsidR="005815F3" w:rsidRDefault="005815F3" w:rsidP="005815F3">
      <w:pPr>
        <w:pStyle w:val="a0"/>
        <w:ind w:left="420"/>
      </w:pPr>
      <w:r>
        <w:rPr>
          <w:rFonts w:hint="eastAsia"/>
        </w:rPr>
        <w:t>证件类型</w:t>
      </w:r>
    </w:p>
    <w:p w:rsidR="005815F3" w:rsidRDefault="005815F3" w:rsidP="005815F3">
      <w:pPr>
        <w:pStyle w:val="a0"/>
        <w:ind w:left="420"/>
      </w:pPr>
      <w:r>
        <w:rPr>
          <w:rFonts w:hint="eastAsia"/>
        </w:rPr>
        <w:t>证件编号</w:t>
      </w:r>
    </w:p>
    <w:p w:rsidR="005815F3" w:rsidRDefault="005815F3" w:rsidP="00211D64">
      <w:pPr>
        <w:pStyle w:val="4"/>
        <w:numPr>
          <w:ilvl w:val="3"/>
          <w:numId w:val="48"/>
        </w:numPr>
      </w:pPr>
      <w:r>
        <w:rPr>
          <w:rFonts w:hint="eastAsia"/>
        </w:rPr>
        <w:t>业务规则</w:t>
      </w:r>
    </w:p>
    <w:p w:rsidR="005815F3" w:rsidRDefault="005815F3" w:rsidP="005815F3">
      <w:pPr>
        <w:pStyle w:val="3"/>
      </w:pPr>
      <w:bookmarkStart w:id="209" w:name="_Toc460229218"/>
      <w:r>
        <w:rPr>
          <w:rFonts w:hint="eastAsia"/>
        </w:rPr>
        <w:t>设备管理员设置</w:t>
      </w:r>
      <w:bookmarkEnd w:id="209"/>
    </w:p>
    <w:p w:rsidR="005815F3" w:rsidRPr="00ED2364" w:rsidRDefault="005815F3" w:rsidP="00211D64">
      <w:pPr>
        <w:pStyle w:val="aff4"/>
        <w:keepNext/>
        <w:keepLines/>
        <w:numPr>
          <w:ilvl w:val="2"/>
          <w:numId w:val="48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5815F3" w:rsidRDefault="005815F3" w:rsidP="00211D64">
      <w:pPr>
        <w:pStyle w:val="4"/>
        <w:numPr>
          <w:ilvl w:val="3"/>
          <w:numId w:val="48"/>
        </w:numPr>
      </w:pPr>
      <w:r>
        <w:rPr>
          <w:rFonts w:hint="eastAsia"/>
        </w:rPr>
        <w:t>功能描述</w:t>
      </w:r>
    </w:p>
    <w:p w:rsidR="005815F3" w:rsidRDefault="005815F3" w:rsidP="005815F3">
      <w:pPr>
        <w:pStyle w:val="afd"/>
        <w:ind w:firstLine="420"/>
      </w:pPr>
      <w:r>
        <w:rPr>
          <w:rFonts w:hint="eastAsia"/>
        </w:rPr>
        <w:t>设备管理员设置就是设置</w:t>
      </w:r>
      <w:r>
        <w:rPr>
          <w:rFonts w:hint="eastAsia"/>
        </w:rPr>
        <w:t>C</w:t>
      </w:r>
      <w:proofErr w:type="gramStart"/>
      <w:r>
        <w:rPr>
          <w:rFonts w:hint="eastAsia"/>
        </w:rPr>
        <w:t>端管理</w:t>
      </w:r>
      <w:proofErr w:type="gramEnd"/>
      <w:r>
        <w:rPr>
          <w:rFonts w:hint="eastAsia"/>
        </w:rPr>
        <w:t>端的用户，用于追踪设备管理操作，对应到个人</w:t>
      </w:r>
    </w:p>
    <w:p w:rsidR="005815F3" w:rsidRDefault="005815F3" w:rsidP="005815F3">
      <w:pPr>
        <w:pStyle w:val="afd"/>
        <w:ind w:firstLine="420"/>
      </w:pPr>
      <w:r>
        <w:rPr>
          <w:rFonts w:hint="eastAsia"/>
        </w:rPr>
        <w:t>用户添加：添加设备管理员，默认初始密码为</w:t>
      </w:r>
      <w:r>
        <w:rPr>
          <w:rFonts w:hint="eastAsia"/>
        </w:rPr>
        <w:t>111111</w:t>
      </w:r>
    </w:p>
    <w:p w:rsidR="005815F3" w:rsidRDefault="005815F3" w:rsidP="005815F3">
      <w:pPr>
        <w:pStyle w:val="afd"/>
        <w:ind w:firstLine="420"/>
      </w:pPr>
      <w:r>
        <w:rPr>
          <w:rFonts w:hint="eastAsia"/>
        </w:rPr>
        <w:t>密码修改：修改设备用户登录密码</w:t>
      </w:r>
    </w:p>
    <w:p w:rsidR="005815F3" w:rsidRDefault="005815F3" w:rsidP="005815F3">
      <w:pPr>
        <w:pStyle w:val="afd"/>
        <w:ind w:firstLine="420"/>
      </w:pPr>
      <w:r>
        <w:rPr>
          <w:rFonts w:hint="eastAsia"/>
        </w:rPr>
        <w:t>密码重置：重置设备用户密码为</w:t>
      </w:r>
      <w:r>
        <w:rPr>
          <w:rFonts w:hint="eastAsia"/>
        </w:rPr>
        <w:t>111111</w:t>
      </w:r>
    </w:p>
    <w:p w:rsidR="005815F3" w:rsidRDefault="005815F3" w:rsidP="005815F3">
      <w:pPr>
        <w:pStyle w:val="afd"/>
        <w:ind w:firstLine="420"/>
      </w:pPr>
      <w:r>
        <w:rPr>
          <w:rFonts w:hint="eastAsia"/>
        </w:rPr>
        <w:t>用户删除：删除设备管理员</w:t>
      </w:r>
    </w:p>
    <w:p w:rsidR="005815F3" w:rsidRDefault="005815F3" w:rsidP="005815F3">
      <w:pPr>
        <w:pStyle w:val="afd"/>
        <w:ind w:firstLine="420"/>
      </w:pPr>
      <w:r>
        <w:rPr>
          <w:rFonts w:hint="eastAsia"/>
        </w:rPr>
        <w:t>用户启用：启用设备管理员</w:t>
      </w:r>
    </w:p>
    <w:p w:rsidR="005815F3" w:rsidRPr="0049608D" w:rsidRDefault="005815F3" w:rsidP="005815F3">
      <w:pPr>
        <w:pStyle w:val="afd"/>
        <w:ind w:firstLine="420"/>
      </w:pPr>
      <w:r>
        <w:rPr>
          <w:rFonts w:hint="eastAsia"/>
        </w:rPr>
        <w:t>用户禁用：禁用设备管理员</w:t>
      </w:r>
    </w:p>
    <w:p w:rsidR="005815F3" w:rsidRDefault="005815F3" w:rsidP="00211D64">
      <w:pPr>
        <w:pStyle w:val="4"/>
        <w:numPr>
          <w:ilvl w:val="3"/>
          <w:numId w:val="48"/>
        </w:numPr>
      </w:pPr>
      <w:r>
        <w:rPr>
          <w:rFonts w:hint="eastAsia"/>
        </w:rPr>
        <w:t>业务流程</w:t>
      </w:r>
    </w:p>
    <w:p w:rsidR="005815F3" w:rsidRPr="00340848" w:rsidRDefault="005815F3" w:rsidP="005815F3">
      <w:pPr>
        <w:jc w:val="center"/>
      </w:pPr>
    </w:p>
    <w:p w:rsidR="005815F3" w:rsidRDefault="005815F3" w:rsidP="00211D64">
      <w:pPr>
        <w:pStyle w:val="4"/>
        <w:numPr>
          <w:ilvl w:val="3"/>
          <w:numId w:val="48"/>
        </w:numPr>
      </w:pPr>
      <w:r>
        <w:rPr>
          <w:rFonts w:hint="eastAsia"/>
        </w:rPr>
        <w:t>界面元素</w:t>
      </w:r>
    </w:p>
    <w:p w:rsidR="005815F3" w:rsidRDefault="005815F3" w:rsidP="005815F3">
      <w:pPr>
        <w:pStyle w:val="a0"/>
        <w:ind w:left="420"/>
      </w:pPr>
      <w:r>
        <w:rPr>
          <w:rFonts w:hint="eastAsia"/>
        </w:rPr>
        <w:t>柜员号：设备管理员登录名</w:t>
      </w:r>
    </w:p>
    <w:p w:rsidR="005815F3" w:rsidRDefault="005815F3" w:rsidP="005815F3">
      <w:pPr>
        <w:pStyle w:val="a0"/>
        <w:ind w:left="420"/>
      </w:pPr>
      <w:r>
        <w:rPr>
          <w:rFonts w:hint="eastAsia"/>
        </w:rPr>
        <w:t>设备号：管理员需与设备绑定</w:t>
      </w:r>
    </w:p>
    <w:p w:rsidR="005815F3" w:rsidRDefault="005815F3" w:rsidP="00211D64">
      <w:pPr>
        <w:pStyle w:val="4"/>
        <w:numPr>
          <w:ilvl w:val="3"/>
          <w:numId w:val="48"/>
        </w:numPr>
      </w:pPr>
      <w:r>
        <w:rPr>
          <w:rFonts w:hint="eastAsia"/>
        </w:rPr>
        <w:lastRenderedPageBreak/>
        <w:t>业务规则</w:t>
      </w:r>
    </w:p>
    <w:p w:rsidR="005815F3" w:rsidRDefault="005815F3" w:rsidP="005815F3">
      <w:pPr>
        <w:pStyle w:val="afd"/>
        <w:ind w:left="420" w:firstLineChars="0" w:firstLine="0"/>
      </w:pPr>
      <w:r>
        <w:rPr>
          <w:rFonts w:hint="eastAsia"/>
        </w:rPr>
        <w:t>当前机构添加本机构下设备管理员</w:t>
      </w:r>
    </w:p>
    <w:p w:rsidR="00BF7C0C" w:rsidRDefault="00BF7C0C" w:rsidP="00BF7C0C">
      <w:pPr>
        <w:pStyle w:val="3"/>
      </w:pPr>
      <w:bookmarkStart w:id="210" w:name="_Toc460229219"/>
      <w:proofErr w:type="gramStart"/>
      <w:r>
        <w:rPr>
          <w:rFonts w:hint="eastAsia"/>
        </w:rPr>
        <w:t>座席</w:t>
      </w:r>
      <w:proofErr w:type="gramEnd"/>
      <w:r>
        <w:rPr>
          <w:rFonts w:hint="eastAsia"/>
        </w:rPr>
        <w:t>登录</w:t>
      </w:r>
      <w:bookmarkEnd w:id="210"/>
    </w:p>
    <w:p w:rsidR="00BF7C0C" w:rsidRPr="00ED2364" w:rsidRDefault="00BF7C0C" w:rsidP="00BF7C0C">
      <w:pPr>
        <w:pStyle w:val="aff4"/>
        <w:keepNext/>
        <w:keepLines/>
        <w:numPr>
          <w:ilvl w:val="2"/>
          <w:numId w:val="48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BF7C0C" w:rsidRDefault="00BF7C0C" w:rsidP="00BF7C0C">
      <w:pPr>
        <w:pStyle w:val="4"/>
        <w:numPr>
          <w:ilvl w:val="3"/>
          <w:numId w:val="48"/>
        </w:numPr>
      </w:pPr>
      <w:r>
        <w:rPr>
          <w:rFonts w:hint="eastAsia"/>
        </w:rPr>
        <w:t>功能描述</w:t>
      </w:r>
    </w:p>
    <w:p w:rsidR="00BF7C0C" w:rsidRPr="0049608D" w:rsidRDefault="00BF7C0C" w:rsidP="00BF7C0C">
      <w:pPr>
        <w:pStyle w:val="afd"/>
        <w:ind w:firstLine="420"/>
      </w:pPr>
      <w:proofErr w:type="gramStart"/>
      <w:r>
        <w:rPr>
          <w:rFonts w:hint="eastAsia"/>
        </w:rPr>
        <w:t>座席</w:t>
      </w:r>
      <w:proofErr w:type="gramEnd"/>
      <w:r>
        <w:rPr>
          <w:rFonts w:hint="eastAsia"/>
        </w:rPr>
        <w:t>打开坐席登录系统界面，输入员工号及密码进行登录</w:t>
      </w:r>
    </w:p>
    <w:p w:rsidR="00BF7C0C" w:rsidRPr="0049608D" w:rsidRDefault="00BF7C0C" w:rsidP="00BF7C0C">
      <w:pPr>
        <w:pStyle w:val="afd"/>
        <w:ind w:firstLine="420"/>
      </w:pPr>
    </w:p>
    <w:p w:rsidR="00BF7C0C" w:rsidRDefault="00BF7C0C" w:rsidP="00BF7C0C">
      <w:pPr>
        <w:pStyle w:val="4"/>
        <w:numPr>
          <w:ilvl w:val="3"/>
          <w:numId w:val="48"/>
        </w:numPr>
      </w:pPr>
      <w:r>
        <w:rPr>
          <w:rFonts w:hint="eastAsia"/>
        </w:rPr>
        <w:t>业务流程</w:t>
      </w:r>
    </w:p>
    <w:p w:rsidR="006E0DA1" w:rsidRPr="0049608D" w:rsidRDefault="006E0DA1" w:rsidP="006E0DA1">
      <w:pPr>
        <w:pStyle w:val="afd"/>
        <w:ind w:left="567" w:firstLineChars="0" w:firstLine="0"/>
      </w:pPr>
      <w:proofErr w:type="gramStart"/>
      <w:r>
        <w:rPr>
          <w:rFonts w:hint="eastAsia"/>
        </w:rPr>
        <w:t>座席</w:t>
      </w:r>
      <w:proofErr w:type="gramEnd"/>
      <w:r>
        <w:rPr>
          <w:rFonts w:hint="eastAsia"/>
        </w:rPr>
        <w:t>打开坐席登录系统界面，输入员工号及密码进行登录</w:t>
      </w:r>
    </w:p>
    <w:p w:rsidR="00BF7C0C" w:rsidRPr="006E0DA1" w:rsidRDefault="00BF7C0C" w:rsidP="006E0DA1">
      <w:pPr>
        <w:ind w:left="420"/>
      </w:pPr>
    </w:p>
    <w:p w:rsidR="00BF7C0C" w:rsidRDefault="00BF7C0C" w:rsidP="00BF7C0C">
      <w:pPr>
        <w:pStyle w:val="4"/>
        <w:numPr>
          <w:ilvl w:val="3"/>
          <w:numId w:val="48"/>
        </w:numPr>
      </w:pPr>
      <w:r>
        <w:rPr>
          <w:rFonts w:hint="eastAsia"/>
        </w:rPr>
        <w:t>界面元素</w:t>
      </w:r>
    </w:p>
    <w:p w:rsidR="00BF7C0C" w:rsidRDefault="00BF7C0C" w:rsidP="00BF7C0C">
      <w:pPr>
        <w:pStyle w:val="4"/>
        <w:numPr>
          <w:ilvl w:val="3"/>
          <w:numId w:val="48"/>
        </w:numPr>
      </w:pPr>
      <w:r>
        <w:rPr>
          <w:rFonts w:hint="eastAsia"/>
        </w:rPr>
        <w:t>业务规则</w:t>
      </w:r>
    </w:p>
    <w:p w:rsidR="00BF7C0C" w:rsidRDefault="00BF7C0C" w:rsidP="00BF7C0C">
      <w:pPr>
        <w:pStyle w:val="afd"/>
        <w:ind w:firstLineChars="0"/>
      </w:pPr>
    </w:p>
    <w:p w:rsidR="00B02C9C" w:rsidRDefault="00B02C9C" w:rsidP="00B02C9C">
      <w:pPr>
        <w:pStyle w:val="3"/>
      </w:pPr>
      <w:bookmarkStart w:id="211" w:name="_Toc460229220"/>
      <w:proofErr w:type="gramStart"/>
      <w:r>
        <w:rPr>
          <w:rFonts w:hint="eastAsia"/>
        </w:rPr>
        <w:t>座席</w:t>
      </w:r>
      <w:proofErr w:type="gramEnd"/>
      <w:r>
        <w:rPr>
          <w:rFonts w:hint="eastAsia"/>
        </w:rPr>
        <w:t>状态切换</w:t>
      </w:r>
      <w:bookmarkEnd w:id="211"/>
    </w:p>
    <w:p w:rsidR="00B02C9C" w:rsidRPr="00ED2364" w:rsidRDefault="00B02C9C" w:rsidP="00211D64">
      <w:pPr>
        <w:pStyle w:val="aff4"/>
        <w:keepNext/>
        <w:keepLines/>
        <w:numPr>
          <w:ilvl w:val="2"/>
          <w:numId w:val="48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B02C9C" w:rsidRDefault="00B02C9C" w:rsidP="00211D64">
      <w:pPr>
        <w:pStyle w:val="4"/>
        <w:numPr>
          <w:ilvl w:val="3"/>
          <w:numId w:val="48"/>
        </w:numPr>
      </w:pPr>
      <w:r>
        <w:rPr>
          <w:rFonts w:hint="eastAsia"/>
        </w:rPr>
        <w:t>功能描述</w:t>
      </w:r>
    </w:p>
    <w:p w:rsidR="00B02C9C" w:rsidRDefault="00B02C9C" w:rsidP="00B02C9C">
      <w:pPr>
        <w:pStyle w:val="afd"/>
        <w:ind w:firstLine="420"/>
      </w:pPr>
      <w:proofErr w:type="gramStart"/>
      <w:r>
        <w:rPr>
          <w:rFonts w:hint="eastAsia"/>
        </w:rPr>
        <w:t>座席</w:t>
      </w:r>
      <w:proofErr w:type="gramEnd"/>
      <w:r>
        <w:rPr>
          <w:rFonts w:hint="eastAsia"/>
        </w:rPr>
        <w:t>登陆后可修改当前状态，客服</w:t>
      </w:r>
      <w:proofErr w:type="gramStart"/>
      <w:r>
        <w:rPr>
          <w:rFonts w:hint="eastAsia"/>
        </w:rPr>
        <w:t>在线且</w:t>
      </w:r>
      <w:proofErr w:type="gramEnd"/>
      <w:r>
        <w:rPr>
          <w:rFonts w:hint="eastAsia"/>
        </w:rPr>
        <w:t>空闲状态才会接收电话呼入</w:t>
      </w:r>
    </w:p>
    <w:p w:rsidR="00A954E1" w:rsidRPr="0049608D" w:rsidRDefault="00A954E1" w:rsidP="00A954E1">
      <w:pPr>
        <w:pStyle w:val="afd"/>
        <w:ind w:firstLine="420"/>
      </w:pPr>
      <w:r>
        <w:rPr>
          <w:rFonts w:hint="eastAsia"/>
        </w:rPr>
        <w:t>状态：</w:t>
      </w:r>
      <w:r w:rsidR="00DD0959">
        <w:rPr>
          <w:rFonts w:hint="eastAsia"/>
        </w:rPr>
        <w:t>签出、</w:t>
      </w:r>
      <w:r>
        <w:rPr>
          <w:rFonts w:hint="eastAsia"/>
        </w:rPr>
        <w:t>空闲、</w:t>
      </w:r>
      <w:r w:rsidR="00DD0959">
        <w:rPr>
          <w:rFonts w:hint="eastAsia"/>
        </w:rPr>
        <w:t>示忙、休息、通话、其他</w:t>
      </w:r>
    </w:p>
    <w:p w:rsidR="00B02C9C" w:rsidRPr="00340848" w:rsidRDefault="00B02C9C" w:rsidP="00F46AD7">
      <w:pPr>
        <w:pStyle w:val="4"/>
        <w:numPr>
          <w:ilvl w:val="3"/>
          <w:numId w:val="48"/>
        </w:numPr>
      </w:pPr>
      <w:r>
        <w:rPr>
          <w:rFonts w:hint="eastAsia"/>
        </w:rPr>
        <w:lastRenderedPageBreak/>
        <w:t>业务流程</w:t>
      </w:r>
    </w:p>
    <w:p w:rsidR="00B02C9C" w:rsidRDefault="00B02C9C" w:rsidP="00211D64">
      <w:pPr>
        <w:pStyle w:val="4"/>
        <w:numPr>
          <w:ilvl w:val="3"/>
          <w:numId w:val="48"/>
        </w:numPr>
      </w:pPr>
      <w:r>
        <w:rPr>
          <w:rFonts w:hint="eastAsia"/>
        </w:rPr>
        <w:t>界面元素</w:t>
      </w:r>
    </w:p>
    <w:p w:rsidR="00B02C9C" w:rsidRDefault="00B02C9C" w:rsidP="00211D64">
      <w:pPr>
        <w:pStyle w:val="4"/>
        <w:numPr>
          <w:ilvl w:val="3"/>
          <w:numId w:val="48"/>
        </w:numPr>
      </w:pPr>
      <w:r>
        <w:rPr>
          <w:rFonts w:hint="eastAsia"/>
        </w:rPr>
        <w:t>业务规则</w:t>
      </w:r>
    </w:p>
    <w:p w:rsidR="006C0A5B" w:rsidRDefault="006C0A5B" w:rsidP="006C0A5B">
      <w:pPr>
        <w:pStyle w:val="3"/>
      </w:pPr>
      <w:bookmarkStart w:id="212" w:name="_Toc460229221"/>
      <w:proofErr w:type="gramStart"/>
      <w:r>
        <w:rPr>
          <w:rFonts w:hint="eastAsia"/>
        </w:rPr>
        <w:t>座席</w:t>
      </w:r>
      <w:proofErr w:type="gramEnd"/>
      <w:r>
        <w:rPr>
          <w:rFonts w:hint="eastAsia"/>
        </w:rPr>
        <w:t>状态查看</w:t>
      </w:r>
      <w:bookmarkEnd w:id="212"/>
    </w:p>
    <w:p w:rsidR="006C0A5B" w:rsidRPr="00ED2364" w:rsidRDefault="006C0A5B" w:rsidP="00211D64">
      <w:pPr>
        <w:pStyle w:val="aff4"/>
        <w:keepNext/>
        <w:keepLines/>
        <w:numPr>
          <w:ilvl w:val="2"/>
          <w:numId w:val="48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6C0A5B" w:rsidRDefault="006C0A5B" w:rsidP="00211D64">
      <w:pPr>
        <w:pStyle w:val="4"/>
        <w:numPr>
          <w:ilvl w:val="3"/>
          <w:numId w:val="48"/>
        </w:numPr>
      </w:pPr>
      <w:r>
        <w:rPr>
          <w:rFonts w:hint="eastAsia"/>
        </w:rPr>
        <w:t>功能描述</w:t>
      </w:r>
    </w:p>
    <w:p w:rsidR="00E2142E" w:rsidRDefault="006C0A5B" w:rsidP="00E2142E">
      <w:pPr>
        <w:pStyle w:val="afd"/>
        <w:ind w:firstLine="420"/>
      </w:pPr>
      <w:proofErr w:type="gramStart"/>
      <w:r>
        <w:rPr>
          <w:rFonts w:hint="eastAsia"/>
        </w:rPr>
        <w:t>座席</w:t>
      </w:r>
      <w:proofErr w:type="gramEnd"/>
      <w:r w:rsidR="00CC550A">
        <w:rPr>
          <w:rFonts w:hint="eastAsia"/>
        </w:rPr>
        <w:t>经理或相关负责人</w:t>
      </w:r>
      <w:r>
        <w:rPr>
          <w:rFonts w:hint="eastAsia"/>
        </w:rPr>
        <w:t>可查看当前所有在线客服的工作状态</w:t>
      </w:r>
    </w:p>
    <w:p w:rsidR="00F0565D" w:rsidRPr="008A39CF" w:rsidRDefault="00F0565D" w:rsidP="00E2142E">
      <w:pPr>
        <w:pStyle w:val="afd"/>
        <w:ind w:firstLine="420"/>
      </w:pPr>
      <w:r>
        <w:rPr>
          <w:rFonts w:hint="eastAsia"/>
        </w:rPr>
        <w:t>可根据</w:t>
      </w:r>
      <w:proofErr w:type="gramStart"/>
      <w:r>
        <w:rPr>
          <w:rFonts w:hint="eastAsia"/>
        </w:rPr>
        <w:t>座席</w:t>
      </w:r>
      <w:proofErr w:type="gramEnd"/>
      <w:r>
        <w:rPr>
          <w:rFonts w:hint="eastAsia"/>
        </w:rPr>
        <w:t>编号，</w:t>
      </w:r>
      <w:proofErr w:type="gramStart"/>
      <w:r>
        <w:rPr>
          <w:rFonts w:hint="eastAsia"/>
        </w:rPr>
        <w:t>座席</w:t>
      </w:r>
      <w:proofErr w:type="gramEnd"/>
      <w:r>
        <w:rPr>
          <w:rFonts w:hint="eastAsia"/>
        </w:rPr>
        <w:t>姓名，</w:t>
      </w:r>
      <w:proofErr w:type="gramStart"/>
      <w:r>
        <w:rPr>
          <w:rFonts w:hint="eastAsia"/>
        </w:rPr>
        <w:t>座席</w:t>
      </w:r>
      <w:proofErr w:type="gramEnd"/>
      <w:r>
        <w:rPr>
          <w:rFonts w:hint="eastAsia"/>
        </w:rPr>
        <w:t>身份证号查询</w:t>
      </w:r>
    </w:p>
    <w:p w:rsidR="006C0A5B" w:rsidRDefault="006C0A5B" w:rsidP="00211D64">
      <w:pPr>
        <w:pStyle w:val="4"/>
        <w:numPr>
          <w:ilvl w:val="3"/>
          <w:numId w:val="48"/>
        </w:numPr>
      </w:pPr>
      <w:r>
        <w:rPr>
          <w:rFonts w:hint="eastAsia"/>
        </w:rPr>
        <w:t>业务流程</w:t>
      </w:r>
    </w:p>
    <w:p w:rsidR="006C0A5B" w:rsidRPr="00340848" w:rsidRDefault="006C0A5B" w:rsidP="002B4087">
      <w:pPr>
        <w:ind w:left="420"/>
      </w:pPr>
    </w:p>
    <w:p w:rsidR="006C0A5B" w:rsidRDefault="006C0A5B" w:rsidP="00211D64">
      <w:pPr>
        <w:pStyle w:val="4"/>
        <w:numPr>
          <w:ilvl w:val="3"/>
          <w:numId w:val="48"/>
        </w:numPr>
      </w:pPr>
      <w:r>
        <w:rPr>
          <w:rFonts w:hint="eastAsia"/>
        </w:rPr>
        <w:t>界面元素</w:t>
      </w:r>
    </w:p>
    <w:p w:rsidR="006C0A5B" w:rsidRDefault="006C0A5B" w:rsidP="00211D64">
      <w:pPr>
        <w:pStyle w:val="4"/>
        <w:numPr>
          <w:ilvl w:val="3"/>
          <w:numId w:val="48"/>
        </w:numPr>
      </w:pPr>
      <w:r>
        <w:rPr>
          <w:rFonts w:hint="eastAsia"/>
        </w:rPr>
        <w:t>业务规则</w:t>
      </w:r>
    </w:p>
    <w:p w:rsidR="008A39CF" w:rsidRDefault="008A39CF" w:rsidP="008A39CF">
      <w:pPr>
        <w:pStyle w:val="3"/>
      </w:pPr>
      <w:bookmarkStart w:id="213" w:name="_Toc460229222"/>
      <w:proofErr w:type="gramStart"/>
      <w:r>
        <w:rPr>
          <w:rFonts w:hint="eastAsia"/>
        </w:rPr>
        <w:t>座席</w:t>
      </w:r>
      <w:proofErr w:type="gramEnd"/>
      <w:r>
        <w:rPr>
          <w:rFonts w:hint="eastAsia"/>
        </w:rPr>
        <w:t>工作</w:t>
      </w:r>
      <w:r w:rsidR="00E2142E">
        <w:rPr>
          <w:rFonts w:hint="eastAsia"/>
        </w:rPr>
        <w:t>汇总</w:t>
      </w:r>
      <w:r>
        <w:rPr>
          <w:rFonts w:hint="eastAsia"/>
        </w:rPr>
        <w:t>查看</w:t>
      </w:r>
      <w:bookmarkEnd w:id="213"/>
    </w:p>
    <w:p w:rsidR="008A39CF" w:rsidRPr="00ED2364" w:rsidRDefault="008A39CF" w:rsidP="00211D64">
      <w:pPr>
        <w:pStyle w:val="aff4"/>
        <w:keepNext/>
        <w:keepLines/>
        <w:numPr>
          <w:ilvl w:val="2"/>
          <w:numId w:val="48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8A39CF" w:rsidRDefault="008A39CF" w:rsidP="00211D64">
      <w:pPr>
        <w:pStyle w:val="4"/>
        <w:numPr>
          <w:ilvl w:val="3"/>
          <w:numId w:val="48"/>
        </w:numPr>
      </w:pPr>
      <w:r>
        <w:rPr>
          <w:rFonts w:hint="eastAsia"/>
        </w:rPr>
        <w:t>功能描述</w:t>
      </w:r>
    </w:p>
    <w:p w:rsidR="008A39CF" w:rsidRDefault="008A39CF" w:rsidP="008A39CF">
      <w:pPr>
        <w:pStyle w:val="afd"/>
        <w:ind w:firstLine="420"/>
      </w:pPr>
      <w:proofErr w:type="gramStart"/>
      <w:r>
        <w:rPr>
          <w:rFonts w:hint="eastAsia"/>
        </w:rPr>
        <w:t>座席</w:t>
      </w:r>
      <w:proofErr w:type="gramEnd"/>
      <w:r>
        <w:rPr>
          <w:rFonts w:hint="eastAsia"/>
        </w:rPr>
        <w:t>组长查看当前所有客服的</w:t>
      </w:r>
      <w:r w:rsidR="00E2142E">
        <w:rPr>
          <w:rFonts w:hint="eastAsia"/>
        </w:rPr>
        <w:t>一段时间内工作</w:t>
      </w:r>
      <w:r w:rsidR="00920ED8">
        <w:rPr>
          <w:rFonts w:hint="eastAsia"/>
        </w:rPr>
        <w:t>汇总</w:t>
      </w:r>
      <w:r w:rsidR="00E2142E">
        <w:rPr>
          <w:rFonts w:hint="eastAsia"/>
        </w:rPr>
        <w:t>情况</w:t>
      </w:r>
    </w:p>
    <w:p w:rsidR="00C915E3" w:rsidRPr="0049608D" w:rsidRDefault="00E2142E" w:rsidP="002D5793">
      <w:pPr>
        <w:pStyle w:val="afd"/>
        <w:ind w:left="420" w:firstLineChars="0" w:firstLine="0"/>
      </w:pPr>
      <w:r>
        <w:rPr>
          <w:rFonts w:hint="eastAsia"/>
        </w:rPr>
        <w:t>包括：</w:t>
      </w:r>
      <w:r w:rsidR="002D5793">
        <w:rPr>
          <w:rFonts w:hint="eastAsia"/>
        </w:rPr>
        <w:t>办理业务类型、办理业务总笔数、</w:t>
      </w:r>
      <w:proofErr w:type="gramStart"/>
      <w:r>
        <w:rPr>
          <w:rFonts w:hint="eastAsia"/>
        </w:rPr>
        <w:t>在线总</w:t>
      </w:r>
      <w:proofErr w:type="gramEnd"/>
      <w:r>
        <w:rPr>
          <w:rFonts w:hint="eastAsia"/>
        </w:rPr>
        <w:t>时</w:t>
      </w:r>
      <w:r w:rsidR="00957A5A">
        <w:rPr>
          <w:rFonts w:hint="eastAsia"/>
        </w:rPr>
        <w:t>长</w:t>
      </w:r>
      <w:r w:rsidR="002D5793">
        <w:rPr>
          <w:rFonts w:hint="eastAsia"/>
        </w:rPr>
        <w:t>、</w:t>
      </w:r>
      <w:r w:rsidR="00957A5A">
        <w:rPr>
          <w:rFonts w:hint="eastAsia"/>
        </w:rPr>
        <w:t>通话总次数</w:t>
      </w:r>
      <w:r w:rsidR="002D5793">
        <w:rPr>
          <w:rFonts w:hint="eastAsia"/>
        </w:rPr>
        <w:t>、</w:t>
      </w:r>
      <w:r>
        <w:rPr>
          <w:rFonts w:hint="eastAsia"/>
        </w:rPr>
        <w:t>通话总时</w:t>
      </w:r>
      <w:r w:rsidR="00957A5A">
        <w:rPr>
          <w:rFonts w:hint="eastAsia"/>
        </w:rPr>
        <w:t>长</w:t>
      </w:r>
      <w:r>
        <w:rPr>
          <w:rFonts w:hint="eastAsia"/>
        </w:rPr>
        <w:t>，休息总时</w:t>
      </w:r>
      <w:r w:rsidR="00957A5A">
        <w:rPr>
          <w:rFonts w:hint="eastAsia"/>
        </w:rPr>
        <w:t>长，评价</w:t>
      </w:r>
      <w:r w:rsidR="00DD5767">
        <w:rPr>
          <w:rFonts w:hint="eastAsia"/>
        </w:rPr>
        <w:t>，</w:t>
      </w:r>
      <w:r w:rsidR="00C915E3">
        <w:rPr>
          <w:rFonts w:hint="eastAsia"/>
        </w:rPr>
        <w:t>可根据</w:t>
      </w:r>
      <w:proofErr w:type="gramStart"/>
      <w:r w:rsidR="00C915E3">
        <w:rPr>
          <w:rFonts w:hint="eastAsia"/>
        </w:rPr>
        <w:t>座席</w:t>
      </w:r>
      <w:proofErr w:type="gramEnd"/>
      <w:r w:rsidR="00C915E3">
        <w:rPr>
          <w:rFonts w:hint="eastAsia"/>
        </w:rPr>
        <w:t>编号，</w:t>
      </w:r>
      <w:proofErr w:type="gramStart"/>
      <w:r w:rsidR="00C915E3">
        <w:rPr>
          <w:rFonts w:hint="eastAsia"/>
        </w:rPr>
        <w:t>座席</w:t>
      </w:r>
      <w:proofErr w:type="gramEnd"/>
      <w:r w:rsidR="00C915E3">
        <w:rPr>
          <w:rFonts w:hint="eastAsia"/>
        </w:rPr>
        <w:t>姓名，</w:t>
      </w:r>
      <w:proofErr w:type="gramStart"/>
      <w:r w:rsidR="00C915E3">
        <w:rPr>
          <w:rFonts w:hint="eastAsia"/>
        </w:rPr>
        <w:t>座席</w:t>
      </w:r>
      <w:proofErr w:type="gramEnd"/>
      <w:r w:rsidR="00C915E3">
        <w:rPr>
          <w:rFonts w:hint="eastAsia"/>
        </w:rPr>
        <w:t>身份证号，开始时间，结束时间查询</w:t>
      </w:r>
      <w:r w:rsidR="00957A5A" w:rsidRPr="0049608D">
        <w:t xml:space="preserve"> </w:t>
      </w:r>
    </w:p>
    <w:p w:rsidR="008A39CF" w:rsidRDefault="008A39CF" w:rsidP="00211D64">
      <w:pPr>
        <w:pStyle w:val="4"/>
        <w:numPr>
          <w:ilvl w:val="3"/>
          <w:numId w:val="48"/>
        </w:numPr>
      </w:pPr>
      <w:r>
        <w:rPr>
          <w:rFonts w:hint="eastAsia"/>
        </w:rPr>
        <w:lastRenderedPageBreak/>
        <w:t>业务流程</w:t>
      </w:r>
    </w:p>
    <w:p w:rsidR="008A39CF" w:rsidRDefault="008A39CF" w:rsidP="00211D64">
      <w:pPr>
        <w:pStyle w:val="4"/>
        <w:numPr>
          <w:ilvl w:val="3"/>
          <w:numId w:val="48"/>
        </w:numPr>
      </w:pPr>
      <w:r>
        <w:rPr>
          <w:rFonts w:hint="eastAsia"/>
        </w:rPr>
        <w:t>界面元素</w:t>
      </w:r>
    </w:p>
    <w:p w:rsidR="008A39CF" w:rsidRDefault="008A39CF" w:rsidP="00211D64">
      <w:pPr>
        <w:pStyle w:val="4"/>
        <w:numPr>
          <w:ilvl w:val="3"/>
          <w:numId w:val="48"/>
        </w:numPr>
      </w:pPr>
      <w:r>
        <w:rPr>
          <w:rFonts w:hint="eastAsia"/>
        </w:rPr>
        <w:t>业务规则</w:t>
      </w:r>
    </w:p>
    <w:p w:rsidR="00FD3BAF" w:rsidRDefault="00FD3BAF" w:rsidP="00FD3BAF">
      <w:pPr>
        <w:pStyle w:val="3"/>
      </w:pPr>
      <w:bookmarkStart w:id="214" w:name="_Toc460229223"/>
      <w:proofErr w:type="gramStart"/>
      <w:r>
        <w:rPr>
          <w:rFonts w:hint="eastAsia"/>
        </w:rPr>
        <w:t>座席</w:t>
      </w:r>
      <w:proofErr w:type="gramEnd"/>
      <w:r>
        <w:rPr>
          <w:rFonts w:hint="eastAsia"/>
        </w:rPr>
        <w:t>工作详细查看</w:t>
      </w:r>
      <w:bookmarkEnd w:id="214"/>
    </w:p>
    <w:p w:rsidR="00FD3BAF" w:rsidRPr="00ED2364" w:rsidRDefault="00FD3BAF" w:rsidP="00211D64">
      <w:pPr>
        <w:pStyle w:val="aff4"/>
        <w:keepNext/>
        <w:keepLines/>
        <w:numPr>
          <w:ilvl w:val="2"/>
          <w:numId w:val="48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FD3BAF" w:rsidRDefault="00FD3BAF" w:rsidP="00211D64">
      <w:pPr>
        <w:pStyle w:val="4"/>
        <w:numPr>
          <w:ilvl w:val="3"/>
          <w:numId w:val="48"/>
        </w:numPr>
      </w:pPr>
      <w:r>
        <w:rPr>
          <w:rFonts w:hint="eastAsia"/>
        </w:rPr>
        <w:t>功能描述</w:t>
      </w:r>
    </w:p>
    <w:p w:rsidR="00FD3BAF" w:rsidRDefault="00FD3BAF" w:rsidP="00FD3BAF">
      <w:pPr>
        <w:pStyle w:val="afd"/>
        <w:ind w:firstLine="420"/>
      </w:pPr>
      <w:proofErr w:type="gramStart"/>
      <w:r>
        <w:rPr>
          <w:rFonts w:hint="eastAsia"/>
        </w:rPr>
        <w:t>座席</w:t>
      </w:r>
      <w:proofErr w:type="gramEnd"/>
      <w:r>
        <w:rPr>
          <w:rFonts w:hint="eastAsia"/>
        </w:rPr>
        <w:t>组长查看当前所有客服的一段时间内工作</w:t>
      </w:r>
      <w:r w:rsidR="004F0BD9">
        <w:rPr>
          <w:rFonts w:hint="eastAsia"/>
        </w:rPr>
        <w:t>详细</w:t>
      </w:r>
      <w:r>
        <w:rPr>
          <w:rFonts w:hint="eastAsia"/>
        </w:rPr>
        <w:t>情况</w:t>
      </w:r>
    </w:p>
    <w:p w:rsidR="00FD3BAF" w:rsidRDefault="00641B70" w:rsidP="00FD3BAF">
      <w:pPr>
        <w:pStyle w:val="afd"/>
        <w:ind w:firstLine="420"/>
      </w:pPr>
      <w:r>
        <w:rPr>
          <w:rFonts w:hint="eastAsia"/>
        </w:rPr>
        <w:t>包括：上线时间，下线时间，通话开始时间，通话结束时间，休息开始时间，休息结束时间</w:t>
      </w:r>
      <w:r w:rsidR="005F3EC1">
        <w:rPr>
          <w:rFonts w:hint="eastAsia"/>
        </w:rPr>
        <w:t>，评价</w:t>
      </w:r>
    </w:p>
    <w:p w:rsidR="008C35A9" w:rsidRPr="008C35A9" w:rsidRDefault="008C35A9" w:rsidP="0066360C">
      <w:pPr>
        <w:pStyle w:val="afd"/>
        <w:ind w:firstLine="420"/>
      </w:pPr>
      <w:r>
        <w:rPr>
          <w:rFonts w:hint="eastAsia"/>
        </w:rPr>
        <w:t>可根据</w:t>
      </w:r>
      <w:proofErr w:type="gramStart"/>
      <w:r>
        <w:rPr>
          <w:rFonts w:hint="eastAsia"/>
        </w:rPr>
        <w:t>座席</w:t>
      </w:r>
      <w:proofErr w:type="gramEnd"/>
      <w:r>
        <w:rPr>
          <w:rFonts w:hint="eastAsia"/>
        </w:rPr>
        <w:t>编号，</w:t>
      </w:r>
      <w:proofErr w:type="gramStart"/>
      <w:r>
        <w:rPr>
          <w:rFonts w:hint="eastAsia"/>
        </w:rPr>
        <w:t>座席</w:t>
      </w:r>
      <w:proofErr w:type="gramEnd"/>
      <w:r>
        <w:rPr>
          <w:rFonts w:hint="eastAsia"/>
        </w:rPr>
        <w:t>姓名，</w:t>
      </w:r>
      <w:proofErr w:type="gramStart"/>
      <w:r>
        <w:rPr>
          <w:rFonts w:hint="eastAsia"/>
        </w:rPr>
        <w:t>座席</w:t>
      </w:r>
      <w:proofErr w:type="gramEnd"/>
      <w:r>
        <w:rPr>
          <w:rFonts w:hint="eastAsia"/>
        </w:rPr>
        <w:t>身份证号，开始时间，结束时间查询</w:t>
      </w:r>
    </w:p>
    <w:p w:rsidR="00FD3BAF" w:rsidRDefault="00FD3BAF" w:rsidP="00211D64">
      <w:pPr>
        <w:pStyle w:val="4"/>
        <w:numPr>
          <w:ilvl w:val="3"/>
          <w:numId w:val="48"/>
        </w:numPr>
      </w:pPr>
      <w:r>
        <w:rPr>
          <w:rFonts w:hint="eastAsia"/>
        </w:rPr>
        <w:t>业务流程</w:t>
      </w:r>
    </w:p>
    <w:p w:rsidR="00FD3BAF" w:rsidRDefault="00FD3BAF" w:rsidP="00211D64">
      <w:pPr>
        <w:pStyle w:val="4"/>
        <w:numPr>
          <w:ilvl w:val="3"/>
          <w:numId w:val="48"/>
        </w:numPr>
      </w:pPr>
      <w:r>
        <w:rPr>
          <w:rFonts w:hint="eastAsia"/>
        </w:rPr>
        <w:t>界面元素</w:t>
      </w:r>
    </w:p>
    <w:p w:rsidR="00FD3BAF" w:rsidRDefault="00FD3BAF" w:rsidP="00211D64">
      <w:pPr>
        <w:pStyle w:val="4"/>
        <w:numPr>
          <w:ilvl w:val="3"/>
          <w:numId w:val="48"/>
        </w:numPr>
      </w:pPr>
      <w:r>
        <w:rPr>
          <w:rFonts w:hint="eastAsia"/>
        </w:rPr>
        <w:t>业务规则</w:t>
      </w:r>
    </w:p>
    <w:p w:rsidR="00047149" w:rsidRDefault="00047149" w:rsidP="00047149">
      <w:pPr>
        <w:pStyle w:val="3"/>
      </w:pPr>
      <w:bookmarkStart w:id="215" w:name="_Toc460229224"/>
      <w:proofErr w:type="gramStart"/>
      <w:r>
        <w:rPr>
          <w:rFonts w:hint="eastAsia"/>
        </w:rPr>
        <w:t>座席</w:t>
      </w:r>
      <w:proofErr w:type="gramEnd"/>
      <w:r>
        <w:rPr>
          <w:rFonts w:hint="eastAsia"/>
        </w:rPr>
        <w:t>查询客户流水</w:t>
      </w:r>
      <w:bookmarkEnd w:id="215"/>
    </w:p>
    <w:p w:rsidR="00047149" w:rsidRPr="00ED2364" w:rsidRDefault="00047149" w:rsidP="00211D64">
      <w:pPr>
        <w:pStyle w:val="aff4"/>
        <w:keepNext/>
        <w:keepLines/>
        <w:numPr>
          <w:ilvl w:val="2"/>
          <w:numId w:val="48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047149" w:rsidRDefault="00047149" w:rsidP="00211D64">
      <w:pPr>
        <w:pStyle w:val="4"/>
        <w:numPr>
          <w:ilvl w:val="3"/>
          <w:numId w:val="48"/>
        </w:numPr>
      </w:pPr>
      <w:r>
        <w:rPr>
          <w:rFonts w:hint="eastAsia"/>
        </w:rPr>
        <w:t>功能描述</w:t>
      </w:r>
    </w:p>
    <w:p w:rsidR="00047149" w:rsidRPr="008C35A9" w:rsidRDefault="00047149" w:rsidP="00047149">
      <w:pPr>
        <w:pStyle w:val="afd"/>
        <w:ind w:firstLine="420"/>
      </w:pPr>
      <w:proofErr w:type="gramStart"/>
      <w:r>
        <w:rPr>
          <w:rFonts w:hint="eastAsia"/>
          <w:szCs w:val="21"/>
        </w:rPr>
        <w:t>座席</w:t>
      </w:r>
      <w:proofErr w:type="gramEnd"/>
      <w:r>
        <w:rPr>
          <w:rFonts w:hint="eastAsia"/>
          <w:szCs w:val="21"/>
        </w:rPr>
        <w:t>可以通过客户身份证号或卡号</w:t>
      </w:r>
      <w:r w:rsidRPr="0042207F">
        <w:rPr>
          <w:rFonts w:hint="eastAsia"/>
          <w:szCs w:val="21"/>
        </w:rPr>
        <w:t>查询客户已办理业务查询，可查询到办理内容、在哪个设备办理、关键信息等。</w:t>
      </w:r>
    </w:p>
    <w:p w:rsidR="00047149" w:rsidRDefault="00047149" w:rsidP="00211D64">
      <w:pPr>
        <w:pStyle w:val="4"/>
        <w:numPr>
          <w:ilvl w:val="3"/>
          <w:numId w:val="48"/>
        </w:numPr>
      </w:pPr>
      <w:r>
        <w:rPr>
          <w:rFonts w:hint="eastAsia"/>
        </w:rPr>
        <w:t>业务流程</w:t>
      </w:r>
    </w:p>
    <w:p w:rsidR="00C06004" w:rsidRDefault="00C06004" w:rsidP="00211D64">
      <w:pPr>
        <w:pStyle w:val="aff4"/>
        <w:numPr>
          <w:ilvl w:val="4"/>
          <w:numId w:val="48"/>
        </w:numPr>
        <w:ind w:firstLineChars="0"/>
      </w:pPr>
      <w:r>
        <w:rPr>
          <w:rFonts w:hint="eastAsia"/>
        </w:rPr>
        <w:t>客户通过</w:t>
      </w:r>
      <w:r>
        <w:rPr>
          <w:rFonts w:hint="eastAsia"/>
        </w:rPr>
        <w:t>c</w:t>
      </w:r>
      <w:r>
        <w:rPr>
          <w:rFonts w:hint="eastAsia"/>
        </w:rPr>
        <w:t>端界面</w:t>
      </w:r>
      <w:proofErr w:type="gramStart"/>
      <w:r>
        <w:rPr>
          <w:rFonts w:hint="eastAsia"/>
        </w:rPr>
        <w:t>点击连接客</w:t>
      </w:r>
      <w:proofErr w:type="gramEnd"/>
      <w:r>
        <w:rPr>
          <w:rFonts w:hint="eastAsia"/>
        </w:rPr>
        <w:t>服</w:t>
      </w:r>
    </w:p>
    <w:p w:rsidR="00C06004" w:rsidRDefault="00C06004" w:rsidP="00211D64">
      <w:pPr>
        <w:pStyle w:val="aff4"/>
        <w:numPr>
          <w:ilvl w:val="4"/>
          <w:numId w:val="48"/>
        </w:numPr>
        <w:ind w:firstLineChars="0"/>
      </w:pPr>
      <w:r>
        <w:rPr>
          <w:rFonts w:hint="eastAsia"/>
        </w:rPr>
        <w:t>客服连接成功后，客户提供要查询的业务及相关的信息，如身份证号、日期、业务等</w:t>
      </w:r>
    </w:p>
    <w:p w:rsidR="00C06004" w:rsidRPr="00C06004" w:rsidRDefault="00C06004" w:rsidP="00211D64">
      <w:pPr>
        <w:pStyle w:val="aff4"/>
        <w:numPr>
          <w:ilvl w:val="4"/>
          <w:numId w:val="48"/>
        </w:numPr>
        <w:ind w:firstLineChars="0"/>
      </w:pPr>
      <w:r>
        <w:rPr>
          <w:rFonts w:hint="eastAsia"/>
        </w:rPr>
        <w:t>坐席通过查询交易，对客户办理的业务进行查询</w:t>
      </w:r>
    </w:p>
    <w:p w:rsidR="00047149" w:rsidRDefault="00047149" w:rsidP="00211D64">
      <w:pPr>
        <w:pStyle w:val="4"/>
        <w:numPr>
          <w:ilvl w:val="3"/>
          <w:numId w:val="48"/>
        </w:numPr>
      </w:pPr>
      <w:r>
        <w:rPr>
          <w:rFonts w:hint="eastAsia"/>
        </w:rPr>
        <w:lastRenderedPageBreak/>
        <w:t>界面元素</w:t>
      </w:r>
    </w:p>
    <w:p w:rsidR="00047149" w:rsidRDefault="00047149" w:rsidP="00211D64">
      <w:pPr>
        <w:pStyle w:val="4"/>
        <w:numPr>
          <w:ilvl w:val="3"/>
          <w:numId w:val="48"/>
        </w:numPr>
      </w:pPr>
      <w:r>
        <w:rPr>
          <w:rFonts w:hint="eastAsia"/>
        </w:rPr>
        <w:t>业务规则</w:t>
      </w:r>
    </w:p>
    <w:p w:rsidR="006C0A5B" w:rsidRPr="006C0A5B" w:rsidRDefault="006C0A5B" w:rsidP="00B02C9C">
      <w:pPr>
        <w:pStyle w:val="afd"/>
        <w:ind w:left="420" w:firstLineChars="0" w:firstLine="0"/>
      </w:pPr>
    </w:p>
    <w:p w:rsidR="005815F3" w:rsidRPr="00B02C9C" w:rsidRDefault="005815F3" w:rsidP="00EB760C">
      <w:pPr>
        <w:pStyle w:val="afd"/>
        <w:ind w:firstLine="420"/>
      </w:pPr>
    </w:p>
    <w:p w:rsidR="00343B47" w:rsidRDefault="00881B76" w:rsidP="00881B76">
      <w:pPr>
        <w:pStyle w:val="2"/>
      </w:pPr>
      <w:bookmarkStart w:id="216" w:name="_Toc460229225"/>
      <w:r w:rsidRPr="00881B76">
        <w:rPr>
          <w:rFonts w:hint="eastAsia"/>
        </w:rPr>
        <w:t>安全设计</w:t>
      </w:r>
      <w:bookmarkEnd w:id="216"/>
    </w:p>
    <w:p w:rsidR="00343B47" w:rsidRDefault="000E7A75" w:rsidP="00343B47">
      <w:pPr>
        <w:pStyle w:val="3"/>
      </w:pPr>
      <w:bookmarkStart w:id="217" w:name="_Toc460229226"/>
      <w:r>
        <w:rPr>
          <w:rFonts w:hint="eastAsia"/>
        </w:rPr>
        <w:t>安全设计</w:t>
      </w:r>
      <w:bookmarkEnd w:id="217"/>
    </w:p>
    <w:p w:rsidR="00A13040" w:rsidRPr="00A13040" w:rsidRDefault="00A13040" w:rsidP="00A13040">
      <w:pPr>
        <w:pStyle w:val="aff4"/>
        <w:keepNext/>
        <w:keepLines/>
        <w:numPr>
          <w:ilvl w:val="1"/>
          <w:numId w:val="4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A13040" w:rsidRPr="00A13040" w:rsidRDefault="00A13040" w:rsidP="00A13040">
      <w:pPr>
        <w:pStyle w:val="aff4"/>
        <w:keepNext/>
        <w:keepLines/>
        <w:numPr>
          <w:ilvl w:val="1"/>
          <w:numId w:val="4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A13040" w:rsidRPr="00A13040" w:rsidRDefault="00A13040" w:rsidP="00A13040">
      <w:pPr>
        <w:pStyle w:val="aff4"/>
        <w:keepNext/>
        <w:keepLines/>
        <w:numPr>
          <w:ilvl w:val="1"/>
          <w:numId w:val="4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A13040" w:rsidRPr="00A13040" w:rsidRDefault="00A13040" w:rsidP="00A13040">
      <w:pPr>
        <w:pStyle w:val="aff4"/>
        <w:keepNext/>
        <w:keepLines/>
        <w:numPr>
          <w:ilvl w:val="2"/>
          <w:numId w:val="4"/>
        </w:numPr>
        <w:tabs>
          <w:tab w:val="left" w:pos="432"/>
          <w:tab w:val="left" w:pos="864"/>
        </w:tabs>
        <w:spacing w:before="60" w:line="288" w:lineRule="auto"/>
        <w:ind w:firstLineChars="0"/>
        <w:jc w:val="left"/>
        <w:outlineLvl w:val="3"/>
        <w:rPr>
          <w:rFonts w:ascii="Arial" w:hAnsi="Arial"/>
          <w:b/>
          <w:bCs/>
          <w:vanish/>
          <w:spacing w:val="5"/>
          <w:kern w:val="20"/>
          <w:sz w:val="28"/>
          <w:szCs w:val="28"/>
        </w:rPr>
      </w:pPr>
    </w:p>
    <w:p w:rsidR="00343B47" w:rsidRDefault="00343B47" w:rsidP="00A13040">
      <w:pPr>
        <w:pStyle w:val="4"/>
        <w:numPr>
          <w:ilvl w:val="3"/>
          <w:numId w:val="4"/>
        </w:numPr>
      </w:pPr>
      <w:r>
        <w:rPr>
          <w:rFonts w:hint="eastAsia"/>
        </w:rPr>
        <w:t>功能描述</w:t>
      </w:r>
    </w:p>
    <w:p w:rsidR="00DF188F" w:rsidRDefault="00DF188F" w:rsidP="00DF188F">
      <w:pPr>
        <w:pStyle w:val="afd"/>
        <w:ind w:firstLine="420"/>
      </w:pPr>
      <w:r>
        <w:rPr>
          <w:rFonts w:hint="eastAsia"/>
        </w:rPr>
        <w:t>自助设备终端的主密钥</w:t>
      </w:r>
      <w:r>
        <w:rPr>
          <w:rFonts w:hint="eastAsia"/>
        </w:rPr>
        <w:t>ZMK</w:t>
      </w:r>
      <w:r>
        <w:rPr>
          <w:rFonts w:hint="eastAsia"/>
        </w:rPr>
        <w:t>由</w:t>
      </w:r>
      <w:r>
        <w:rPr>
          <w:rFonts w:hint="eastAsia"/>
        </w:rPr>
        <w:t>SSB/SSC</w:t>
      </w:r>
      <w:r>
        <w:rPr>
          <w:rFonts w:hint="eastAsia"/>
        </w:rPr>
        <w:t>生成。即</w:t>
      </w:r>
      <w:r>
        <w:rPr>
          <w:rFonts w:hint="eastAsia"/>
        </w:rPr>
        <w:t>SSB/SSC</w:t>
      </w:r>
      <w:r>
        <w:rPr>
          <w:rFonts w:hint="eastAsia"/>
        </w:rPr>
        <w:t>产生两个密钥分量，打印在专用的密码信封上，由</w:t>
      </w:r>
      <w:r>
        <w:rPr>
          <w:rFonts w:hint="eastAsia"/>
        </w:rPr>
        <w:t>2</w:t>
      </w:r>
      <w:r>
        <w:rPr>
          <w:rFonts w:hint="eastAsia"/>
        </w:rPr>
        <w:t>名业务人员分别将这两个主密钥的分量输入相应的自助设备中，异或运算后，即为主密钥，保存在密码键盘中。</w:t>
      </w:r>
    </w:p>
    <w:p w:rsidR="00343B47" w:rsidRPr="00340848" w:rsidRDefault="00DF188F" w:rsidP="00DF188F">
      <w:pPr>
        <w:pStyle w:val="afd"/>
        <w:ind w:firstLine="420"/>
      </w:pPr>
      <w:r>
        <w:rPr>
          <w:rFonts w:hint="eastAsia"/>
        </w:rPr>
        <w:t>自助设备通过</w:t>
      </w:r>
      <w:r>
        <w:rPr>
          <w:rFonts w:hint="eastAsia"/>
        </w:rPr>
        <w:t>P</w:t>
      </w:r>
      <w:r>
        <w:rPr>
          <w:rFonts w:hint="eastAsia"/>
        </w:rPr>
        <w:t>端系统向</w:t>
      </w:r>
      <w:r>
        <w:rPr>
          <w:rFonts w:hint="eastAsia"/>
        </w:rPr>
        <w:t>SSB/SSC</w:t>
      </w:r>
      <w:r>
        <w:rPr>
          <w:rFonts w:hint="eastAsia"/>
        </w:rPr>
        <w:t>申请工作密钥，工作密钥（</w:t>
      </w:r>
      <w:r>
        <w:rPr>
          <w:rFonts w:hint="eastAsia"/>
        </w:rPr>
        <w:t>PinKey</w:t>
      </w:r>
      <w:r>
        <w:rPr>
          <w:rFonts w:hint="eastAsia"/>
        </w:rPr>
        <w:t>（密码保护密钥）和</w:t>
      </w:r>
      <w:r>
        <w:rPr>
          <w:rFonts w:hint="eastAsia"/>
        </w:rPr>
        <w:t>MacKey</w:t>
      </w:r>
      <w:r>
        <w:rPr>
          <w:rFonts w:hint="eastAsia"/>
        </w:rPr>
        <w:t>（成员信息完整性密钥））由主密钥加密保护，密文传输。其中</w:t>
      </w:r>
      <w:r>
        <w:rPr>
          <w:rFonts w:hint="eastAsia"/>
        </w:rPr>
        <w:t>PinKey</w:t>
      </w:r>
      <w:r>
        <w:rPr>
          <w:rFonts w:hint="eastAsia"/>
        </w:rPr>
        <w:t>为双倍长密钥，采用</w:t>
      </w:r>
      <w:r>
        <w:rPr>
          <w:rFonts w:hint="eastAsia"/>
        </w:rPr>
        <w:t>3DES</w:t>
      </w:r>
      <w:r>
        <w:rPr>
          <w:rFonts w:hint="eastAsia"/>
        </w:rPr>
        <w:t>加密算法；</w:t>
      </w:r>
      <w:r>
        <w:rPr>
          <w:rFonts w:hint="eastAsia"/>
        </w:rPr>
        <w:t>MacKey</w:t>
      </w:r>
      <w:r>
        <w:rPr>
          <w:rFonts w:hint="eastAsia"/>
        </w:rPr>
        <w:t>为单倍长密钥，采用</w:t>
      </w:r>
      <w:r>
        <w:rPr>
          <w:rFonts w:hint="eastAsia"/>
        </w:rPr>
        <w:t>DES</w:t>
      </w:r>
      <w:r>
        <w:rPr>
          <w:rFonts w:hint="eastAsia"/>
        </w:rPr>
        <w:t>加密算法。</w:t>
      </w:r>
    </w:p>
    <w:p w:rsidR="00343B47" w:rsidRDefault="00343B47" w:rsidP="00343B47">
      <w:pPr>
        <w:pStyle w:val="4"/>
        <w:numPr>
          <w:ilvl w:val="3"/>
          <w:numId w:val="4"/>
        </w:numPr>
      </w:pPr>
      <w:r>
        <w:rPr>
          <w:rFonts w:hint="eastAsia"/>
        </w:rPr>
        <w:t>业务流程</w:t>
      </w:r>
    </w:p>
    <w:p w:rsidR="00343B47" w:rsidRPr="00340848" w:rsidRDefault="00343B47" w:rsidP="00343B47">
      <w:pPr>
        <w:jc w:val="center"/>
      </w:pPr>
    </w:p>
    <w:p w:rsidR="00343B47" w:rsidRDefault="00343B47" w:rsidP="00343B47">
      <w:pPr>
        <w:pStyle w:val="4"/>
        <w:numPr>
          <w:ilvl w:val="3"/>
          <w:numId w:val="4"/>
        </w:numPr>
      </w:pPr>
      <w:r>
        <w:rPr>
          <w:rFonts w:hint="eastAsia"/>
        </w:rPr>
        <w:t>界面元素</w:t>
      </w:r>
    </w:p>
    <w:p w:rsidR="00343B47" w:rsidRDefault="00343B47" w:rsidP="00343B47">
      <w:pPr>
        <w:pStyle w:val="a0"/>
      </w:pPr>
    </w:p>
    <w:p w:rsidR="00343B47" w:rsidRDefault="00343B47" w:rsidP="00343B47">
      <w:pPr>
        <w:pStyle w:val="4"/>
        <w:numPr>
          <w:ilvl w:val="3"/>
          <w:numId w:val="4"/>
        </w:numPr>
      </w:pPr>
      <w:r>
        <w:rPr>
          <w:rFonts w:hint="eastAsia"/>
        </w:rPr>
        <w:t>业务规则</w:t>
      </w:r>
    </w:p>
    <w:p w:rsidR="00A52177" w:rsidRDefault="00A52177" w:rsidP="00A52177">
      <w:pPr>
        <w:pStyle w:val="afd"/>
        <w:ind w:firstLine="420"/>
      </w:pPr>
      <w:r>
        <w:rPr>
          <w:rFonts w:hint="eastAsia"/>
        </w:rPr>
        <w:t>一、密码加密</w:t>
      </w:r>
    </w:p>
    <w:p w:rsidR="00A52177" w:rsidRDefault="00A52177" w:rsidP="00A52177">
      <w:pPr>
        <w:pStyle w:val="afd"/>
        <w:ind w:firstLine="420"/>
      </w:pPr>
      <w:r>
        <w:rPr>
          <w:rFonts w:hint="eastAsia"/>
        </w:rPr>
        <w:t>客户在密码键盘输入密码，密码键盘用工作密钥</w:t>
      </w:r>
      <w:r>
        <w:rPr>
          <w:rFonts w:hint="eastAsia"/>
        </w:rPr>
        <w:t>PinKey</w:t>
      </w:r>
      <w:r>
        <w:rPr>
          <w:rFonts w:hint="eastAsia"/>
        </w:rPr>
        <w:t>对客户的密码进行加密，从而得到了该客户密码的密文</w:t>
      </w:r>
      <w:r>
        <w:rPr>
          <w:rFonts w:hint="eastAsia"/>
        </w:rPr>
        <w:t>(PinBlock)</w:t>
      </w:r>
      <w:r>
        <w:rPr>
          <w:rFonts w:hint="eastAsia"/>
        </w:rPr>
        <w:t>。自助设备将此密文传输给</w:t>
      </w:r>
      <w:r>
        <w:rPr>
          <w:rFonts w:hint="eastAsia"/>
        </w:rPr>
        <w:t>P</w:t>
      </w:r>
      <w:r>
        <w:rPr>
          <w:rFonts w:hint="eastAsia"/>
        </w:rPr>
        <w:t>端系统，由其把该密文传输到</w:t>
      </w:r>
      <w:r>
        <w:rPr>
          <w:rFonts w:hint="eastAsia"/>
        </w:rPr>
        <w:t>SSB/SSC</w:t>
      </w:r>
      <w:r>
        <w:rPr>
          <w:rFonts w:hint="eastAsia"/>
        </w:rPr>
        <w:t>进行转加密操作。通过该转加密操作，</w:t>
      </w:r>
      <w:r>
        <w:rPr>
          <w:rFonts w:hint="eastAsia"/>
        </w:rPr>
        <w:t>SSB/SSC</w:t>
      </w:r>
      <w:r>
        <w:rPr>
          <w:rFonts w:hint="eastAsia"/>
        </w:rPr>
        <w:t>对由自助设备申请到的</w:t>
      </w:r>
      <w:r>
        <w:rPr>
          <w:rFonts w:hint="eastAsia"/>
        </w:rPr>
        <w:t>PinKey</w:t>
      </w:r>
      <w:r>
        <w:rPr>
          <w:rFonts w:hint="eastAsia"/>
        </w:rPr>
        <w:t>加密的密文转换为后台系统的工作密钥加密的密文。</w:t>
      </w:r>
      <w:r>
        <w:rPr>
          <w:rFonts w:hint="eastAsia"/>
        </w:rPr>
        <w:t>P</w:t>
      </w:r>
      <w:r>
        <w:rPr>
          <w:rFonts w:hint="eastAsia"/>
        </w:rPr>
        <w:t>端系统再将此密文发往后台系统</w:t>
      </w:r>
      <w:proofErr w:type="gramStart"/>
      <w:r>
        <w:rPr>
          <w:rFonts w:hint="eastAsia"/>
        </w:rPr>
        <w:t>进行验密操作</w:t>
      </w:r>
      <w:proofErr w:type="gramEnd"/>
      <w:r>
        <w:rPr>
          <w:rFonts w:hint="eastAsia"/>
        </w:rPr>
        <w:t>。</w:t>
      </w:r>
    </w:p>
    <w:p w:rsidR="00A52177" w:rsidRDefault="00A52177" w:rsidP="00A52177">
      <w:pPr>
        <w:pStyle w:val="afd"/>
        <w:ind w:firstLine="420"/>
      </w:pPr>
      <w:r>
        <w:rPr>
          <w:rFonts w:hint="eastAsia"/>
        </w:rPr>
        <w:t>二、</w:t>
      </w:r>
      <w:r>
        <w:rPr>
          <w:rFonts w:hint="eastAsia"/>
        </w:rPr>
        <w:tab/>
        <w:t>MAC</w:t>
      </w:r>
      <w:r>
        <w:rPr>
          <w:rFonts w:hint="eastAsia"/>
        </w:rPr>
        <w:t>校验</w:t>
      </w:r>
    </w:p>
    <w:p w:rsidR="00A52177" w:rsidRDefault="00A52177" w:rsidP="00A52177">
      <w:pPr>
        <w:pStyle w:val="afd"/>
        <w:ind w:firstLine="420"/>
      </w:pPr>
      <w:r>
        <w:rPr>
          <w:rFonts w:hint="eastAsia"/>
        </w:rPr>
        <w:lastRenderedPageBreak/>
        <w:t>对于自助设备的联机帐</w:t>
      </w:r>
      <w:proofErr w:type="gramStart"/>
      <w:r>
        <w:rPr>
          <w:rFonts w:hint="eastAsia"/>
        </w:rPr>
        <w:t>务</w:t>
      </w:r>
      <w:proofErr w:type="gramEnd"/>
      <w:r>
        <w:rPr>
          <w:rFonts w:hint="eastAsia"/>
        </w:rPr>
        <w:t>类交易，将进行</w:t>
      </w:r>
      <w:r>
        <w:rPr>
          <w:rFonts w:hint="eastAsia"/>
        </w:rPr>
        <w:t>MAC</w:t>
      </w:r>
      <w:r>
        <w:rPr>
          <w:rFonts w:hint="eastAsia"/>
        </w:rPr>
        <w:t>校验。即对于自助设备上送的一些特定的域值（如交易金额、交易传输时间、终端号等）进行</w:t>
      </w:r>
      <w:r>
        <w:rPr>
          <w:rFonts w:hint="eastAsia"/>
        </w:rPr>
        <w:t>MAC</w:t>
      </w:r>
      <w:r>
        <w:rPr>
          <w:rFonts w:hint="eastAsia"/>
        </w:rPr>
        <w:t>运算，再通过</w:t>
      </w:r>
      <w:r>
        <w:rPr>
          <w:rFonts w:hint="eastAsia"/>
        </w:rPr>
        <w:t>SSB/SSC</w:t>
      </w:r>
      <w:r>
        <w:rPr>
          <w:rFonts w:hint="eastAsia"/>
        </w:rPr>
        <w:t>进行</w:t>
      </w:r>
      <w:r>
        <w:rPr>
          <w:rFonts w:hint="eastAsia"/>
        </w:rPr>
        <w:t>MAC</w:t>
      </w:r>
      <w:r>
        <w:rPr>
          <w:rFonts w:hint="eastAsia"/>
        </w:rPr>
        <w:t>校验。</w:t>
      </w:r>
    </w:p>
    <w:p w:rsidR="00A52177" w:rsidRDefault="00A52177" w:rsidP="00A52177">
      <w:pPr>
        <w:pStyle w:val="afd"/>
        <w:ind w:firstLine="420"/>
      </w:pPr>
      <w:r>
        <w:rPr>
          <w:rFonts w:hint="eastAsia"/>
        </w:rPr>
        <w:t>MAC</w:t>
      </w:r>
      <w:r>
        <w:rPr>
          <w:rFonts w:hint="eastAsia"/>
        </w:rPr>
        <w:t>校验技术可以防篡改，但不能防重复。</w:t>
      </w:r>
    </w:p>
    <w:p w:rsidR="00B16623" w:rsidRPr="00892BB8" w:rsidRDefault="00A52177" w:rsidP="00A52177">
      <w:pPr>
        <w:pStyle w:val="afd"/>
        <w:ind w:firstLine="420"/>
      </w:pPr>
      <w:r>
        <w:rPr>
          <w:rFonts w:hint="eastAsia"/>
        </w:rPr>
        <w:t>但可以引入设备端的流水号来标识每一笔交易，参与</w:t>
      </w:r>
      <w:r>
        <w:rPr>
          <w:rFonts w:hint="eastAsia"/>
        </w:rPr>
        <w:t>MAC</w:t>
      </w:r>
      <w:r>
        <w:rPr>
          <w:rFonts w:hint="eastAsia"/>
        </w:rPr>
        <w:t>运算。具体来讲，可以以设备号、交易时间组合成一个数据库的唯一索引，用数据库来保证不会</w:t>
      </w:r>
      <w:r>
        <w:rPr>
          <w:rFonts w:hint="eastAsia"/>
        </w:rPr>
        <w:t>insert</w:t>
      </w:r>
      <w:r>
        <w:rPr>
          <w:rFonts w:hint="eastAsia"/>
        </w:rPr>
        <w:t>相同的记录（可以认为用一台设备，在一秒钟内只有一笔交易）；同时，把设备号、交易时间、金额、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等关键要素组合成字符串，进行</w:t>
      </w:r>
      <w:r>
        <w:rPr>
          <w:rFonts w:hint="eastAsia"/>
        </w:rPr>
        <w:t>MAC</w:t>
      </w:r>
      <w:r>
        <w:rPr>
          <w:rFonts w:hint="eastAsia"/>
        </w:rPr>
        <w:t>运算。这样可以达到防篡改、防重复的功能。</w:t>
      </w:r>
    </w:p>
    <w:sectPr w:rsidR="00B16623" w:rsidRPr="00892BB8" w:rsidSect="008622A1">
      <w:headerReference w:type="even" r:id="rId32"/>
      <w:headerReference w:type="default" r:id="rId33"/>
      <w:footerReference w:type="default" r:id="rId34"/>
      <w:headerReference w:type="first" r:id="rId35"/>
      <w:pgSz w:w="11906" w:h="16838"/>
      <w:pgMar w:top="1440" w:right="1080" w:bottom="1440" w:left="1080" w:header="340" w:footer="51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23F0" w:rsidRDefault="00EF23F0">
      <w:pPr>
        <w:spacing w:after="0"/>
      </w:pPr>
      <w:r>
        <w:separator/>
      </w:r>
    </w:p>
  </w:endnote>
  <w:endnote w:type="continuationSeparator" w:id="0">
    <w:p w:rsidR="00EF23F0" w:rsidRDefault="00EF23F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New Century Schlbk">
    <w:altName w:val="Century"/>
    <w:charset w:val="00"/>
    <w:family w:val="auto"/>
    <w:pitch w:val="default"/>
    <w:sig w:usb0="00000003" w:usb1="00000000" w:usb2="00000000" w:usb3="00000000" w:csb0="00000001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????">
    <w:altName w:val="PMingLiU"/>
    <w:charset w:val="00"/>
    <w:family w:val="auto"/>
    <w:pitch w:val="default"/>
    <w:sig w:usb0="00000003" w:usb1="08080000" w:usb2="00000010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Univers">
    <w:altName w:val="Arial"/>
    <w:charset w:val="00"/>
    <w:family w:val="auto"/>
    <w:pitch w:val="default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ˎ̥">
    <w:altName w:val="Times New Roman"/>
    <w:charset w:val="00"/>
    <w:family w:val="auto"/>
    <w:pitch w:val="default"/>
    <w:sig w:usb0="00000000" w:usb1="00000000" w:usb2="00000000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4945" w:rsidRDefault="007100B5" w:rsidP="00A33740">
    <w:pPr>
      <w:snapToGrid w:val="0"/>
      <w:spacing w:beforeLines="10" w:before="24" w:after="0" w:line="80" w:lineRule="atLeast"/>
      <w:ind w:rightChars="178" w:right="356" w:firstLine="981"/>
      <w:jc w:val="center"/>
      <w:rPr>
        <w:rFonts w:ascii="宋体" w:hAnsi="宋体"/>
        <w:sz w:val="18"/>
        <w:szCs w:val="18"/>
      </w:rPr>
    </w:pPr>
    <w:r>
      <w:rPr>
        <w:rFonts w:ascii="宋体" w:hAnsi="宋体"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120650</wp:posOffset>
              </wp:positionV>
              <wp:extent cx="5814695" cy="635"/>
              <wp:effectExtent l="0" t="0" r="14605" b="37465"/>
              <wp:wrapNone/>
              <wp:docPr id="1" name="直接连接符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814695" cy="63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直接连接符 110" o:spid="_x0000_s1026" style="position:absolute;left:0;text-align:left;flip: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9.5pt" to="457.85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"/>
          </w:pict>
        </mc:Fallback>
      </mc:AlternateContent>
    </w:r>
  </w:p>
  <w:p w:rsidR="00F54945" w:rsidRDefault="00F54945" w:rsidP="00A33740">
    <w:pPr>
      <w:snapToGrid w:val="0"/>
      <w:spacing w:beforeLines="10" w:before="24" w:after="0" w:line="80" w:lineRule="atLeast"/>
      <w:ind w:rightChars="178" w:right="356" w:firstLine="981"/>
      <w:jc w:val="center"/>
      <w:rPr>
        <w:rFonts w:ascii="宋体" w:hAnsi="宋体"/>
        <w:sz w:val="15"/>
        <w:szCs w:val="18"/>
      </w:rPr>
    </w:pPr>
  </w:p>
  <w:p w:rsidR="00F54945" w:rsidRDefault="00F54945">
    <w:pPr>
      <w:snapToGrid w:val="0"/>
      <w:spacing w:after="0" w:line="80" w:lineRule="atLeast"/>
      <w:ind w:right="270" w:firstLineChars="1997" w:firstLine="3994"/>
    </w:pPr>
    <w:r>
      <w:rPr>
        <w:rFonts w:ascii="宋体" w:hAnsi="宋体" w:hint="eastAsia"/>
        <w:szCs w:val="18"/>
      </w:rPr>
      <w:t xml:space="preserve">  第</w:t>
    </w:r>
    <w:r>
      <w:fldChar w:fldCharType="begin"/>
    </w:r>
    <w:r>
      <w:rPr>
        <w:rStyle w:val="1f2"/>
      </w:rPr>
      <w:instrText xml:space="preserve"> PAGE </w:instrText>
    </w:r>
    <w:r>
      <w:fldChar w:fldCharType="separate"/>
    </w:r>
    <w:r w:rsidR="007A1AB5">
      <w:rPr>
        <w:rStyle w:val="1f2"/>
        <w:noProof/>
      </w:rPr>
      <w:t>3</w:t>
    </w:r>
    <w:r>
      <w:fldChar w:fldCharType="end"/>
    </w:r>
    <w:r>
      <w:rPr>
        <w:rStyle w:val="1f2"/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23F0" w:rsidRDefault="00EF23F0">
      <w:pPr>
        <w:spacing w:after="0"/>
      </w:pPr>
      <w:r>
        <w:separator/>
      </w:r>
    </w:p>
  </w:footnote>
  <w:footnote w:type="continuationSeparator" w:id="0">
    <w:p w:rsidR="00EF23F0" w:rsidRDefault="00EF23F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4945" w:rsidRDefault="00F54945">
    <w:pPr>
      <w:pStyle w:val="ad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4945" w:rsidRDefault="00F54945">
    <w:pPr>
      <w:pBdr>
        <w:bottom w:val="double" w:sz="6" w:space="15" w:color="auto"/>
      </w:pBdr>
      <w:tabs>
        <w:tab w:val="left" w:pos="0"/>
        <w:tab w:val="right" w:pos="9180"/>
      </w:tabs>
      <w:spacing w:after="0"/>
      <w:rPr>
        <w:sz w:val="16"/>
        <w:szCs w:val="22"/>
      </w:rPr>
    </w:pPr>
    <w:r>
      <w:rPr>
        <w:rFonts w:hint="eastAsia"/>
        <w:sz w:val="22"/>
        <w:szCs w:val="22"/>
      </w:rPr>
      <w:t>盛京银行</w:t>
    </w:r>
    <w:r w:rsidRPr="00563B2A">
      <w:rPr>
        <w:rFonts w:hint="eastAsia"/>
        <w:sz w:val="22"/>
        <w:szCs w:val="22"/>
      </w:rPr>
      <w:t>VTM</w:t>
    </w:r>
    <w:r>
      <w:rPr>
        <w:rFonts w:hint="eastAsia"/>
        <w:sz w:val="22"/>
        <w:szCs w:val="22"/>
      </w:rPr>
      <w:t>项目需求规格说明书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4945" w:rsidRDefault="00F54945">
    <w:pPr>
      <w:pStyle w:val="ad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multilevel"/>
    <w:tmpl w:val="F06E4958"/>
    <w:lvl w:ilvl="0">
      <w:start w:val="1"/>
      <w:numFmt w:val="chineseCountingThousand"/>
      <w:suff w:val="nothing"/>
      <w:lvlText w:val="第%1章 "/>
      <w:lvlJc w:val="left"/>
      <w:pPr>
        <w:ind w:left="851" w:hanging="284"/>
      </w:pPr>
      <w:rPr>
        <w:rFonts w:eastAsia="宋体" w:hint="eastAsia"/>
        <w:b/>
        <w:i w:val="0"/>
        <w:sz w:val="44"/>
        <w:szCs w:val="44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eastAsia="宋体" w:hint="eastAsia"/>
        <w:b/>
        <w:i w:val="0"/>
        <w:sz w:val="32"/>
        <w:szCs w:val="32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eastAsia="宋体" w:hint="eastAsia"/>
        <w:b/>
        <w:i w:val="0"/>
        <w:sz w:val="28"/>
        <w:szCs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">
    <w:nsid w:val="00A42F9F"/>
    <w:multiLevelType w:val="multilevel"/>
    <w:tmpl w:val="5262F600"/>
    <w:lvl w:ilvl="0">
      <w:start w:val="2"/>
      <w:numFmt w:val="chineseCountingThousand"/>
      <w:suff w:val="nothing"/>
      <w:lvlText w:val="第%1章 "/>
      <w:lvlJc w:val="left"/>
      <w:pPr>
        <w:ind w:left="851" w:hanging="284"/>
      </w:pPr>
      <w:rPr>
        <w:rFonts w:eastAsia="宋体" w:hint="eastAsia"/>
        <w:b/>
        <w:i w:val="0"/>
        <w:sz w:val="44"/>
        <w:szCs w:val="44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eastAsia="宋体" w:hint="eastAsia"/>
        <w:b/>
        <w:i w:val="0"/>
        <w:sz w:val="32"/>
        <w:szCs w:val="32"/>
      </w:rPr>
    </w:lvl>
    <w:lvl w:ilvl="2">
      <w:start w:val="6"/>
      <w:numFmt w:val="decimal"/>
      <w:isLgl/>
      <w:suff w:val="space"/>
      <w:lvlText w:val="%1.%2.%3"/>
      <w:lvlJc w:val="left"/>
      <w:pPr>
        <w:ind w:left="0" w:firstLine="0"/>
      </w:pPr>
      <w:rPr>
        <w:rFonts w:eastAsia="宋体" w:hint="eastAsia"/>
        <w:b/>
        <w:i w:val="0"/>
        <w:sz w:val="28"/>
        <w:szCs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">
    <w:nsid w:val="03075257"/>
    <w:multiLevelType w:val="hybridMultilevel"/>
    <w:tmpl w:val="4AE0C59E"/>
    <w:lvl w:ilvl="0" w:tplc="6CAA4BD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B950FDD"/>
    <w:multiLevelType w:val="multilevel"/>
    <w:tmpl w:val="3B0ED4B8"/>
    <w:lvl w:ilvl="0">
      <w:start w:val="1"/>
      <w:numFmt w:val="chineseCountingThousand"/>
      <w:suff w:val="nothing"/>
      <w:lvlText w:val="第%1章 "/>
      <w:lvlJc w:val="left"/>
      <w:pPr>
        <w:ind w:left="851" w:hanging="284"/>
      </w:pPr>
      <w:rPr>
        <w:rFonts w:eastAsia="宋体" w:hint="eastAsia"/>
        <w:b/>
        <w:i w:val="0"/>
        <w:sz w:val="44"/>
        <w:szCs w:val="44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eastAsia="宋体" w:hint="eastAsia"/>
        <w:b/>
        <w:i w:val="0"/>
        <w:sz w:val="32"/>
        <w:szCs w:val="32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eastAsia="宋体" w:hint="eastAsia"/>
        <w:b/>
        <w:i w:val="0"/>
        <w:sz w:val="28"/>
        <w:szCs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4">
    <w:nsid w:val="0C3338FC"/>
    <w:multiLevelType w:val="hybridMultilevel"/>
    <w:tmpl w:val="78B41F3C"/>
    <w:lvl w:ilvl="0" w:tplc="72E66FF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E0163E7"/>
    <w:multiLevelType w:val="multilevel"/>
    <w:tmpl w:val="3B0ED4B8"/>
    <w:lvl w:ilvl="0">
      <w:start w:val="1"/>
      <w:numFmt w:val="chineseCountingThousand"/>
      <w:suff w:val="nothing"/>
      <w:lvlText w:val="第%1章 "/>
      <w:lvlJc w:val="left"/>
      <w:pPr>
        <w:ind w:left="851" w:hanging="284"/>
      </w:pPr>
      <w:rPr>
        <w:rFonts w:eastAsia="宋体" w:hint="eastAsia"/>
        <w:b/>
        <w:i w:val="0"/>
        <w:sz w:val="44"/>
        <w:szCs w:val="44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eastAsia="宋体" w:hint="eastAsia"/>
        <w:b/>
        <w:i w:val="0"/>
        <w:sz w:val="32"/>
        <w:szCs w:val="32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eastAsia="宋体" w:hint="eastAsia"/>
        <w:b/>
        <w:i w:val="0"/>
        <w:sz w:val="28"/>
        <w:szCs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6">
    <w:nsid w:val="10C179AE"/>
    <w:multiLevelType w:val="hybridMultilevel"/>
    <w:tmpl w:val="02DC0F60"/>
    <w:lvl w:ilvl="0" w:tplc="0409000F">
      <w:start w:val="1"/>
      <w:numFmt w:val="decimal"/>
      <w:lvlText w:val="%1."/>
      <w:lvlJc w:val="left"/>
      <w:pPr>
        <w:ind w:left="720" w:hanging="420"/>
      </w:pPr>
    </w:lvl>
    <w:lvl w:ilvl="1" w:tplc="1B366432">
      <w:start w:val="1"/>
      <w:numFmt w:val="decimal"/>
      <w:lvlText w:val="%2."/>
      <w:lvlJc w:val="left"/>
      <w:pPr>
        <w:ind w:left="1455" w:hanging="73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ind w:left="4080" w:hanging="420"/>
      </w:pPr>
    </w:lvl>
  </w:abstractNum>
  <w:abstractNum w:abstractNumId="7">
    <w:nsid w:val="1789163C"/>
    <w:multiLevelType w:val="multilevel"/>
    <w:tmpl w:val="3B0ED4B8"/>
    <w:lvl w:ilvl="0">
      <w:start w:val="1"/>
      <w:numFmt w:val="chineseCountingThousand"/>
      <w:suff w:val="nothing"/>
      <w:lvlText w:val="第%1章 "/>
      <w:lvlJc w:val="left"/>
      <w:pPr>
        <w:ind w:left="851" w:hanging="284"/>
      </w:pPr>
      <w:rPr>
        <w:rFonts w:eastAsia="宋体" w:hint="eastAsia"/>
        <w:b/>
        <w:i w:val="0"/>
        <w:sz w:val="44"/>
        <w:szCs w:val="44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eastAsia="宋体" w:hint="eastAsia"/>
        <w:b/>
        <w:i w:val="0"/>
        <w:sz w:val="32"/>
        <w:szCs w:val="32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eastAsia="宋体" w:hint="eastAsia"/>
        <w:b/>
        <w:i w:val="0"/>
        <w:sz w:val="28"/>
        <w:szCs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8">
    <w:nsid w:val="1B0418D6"/>
    <w:multiLevelType w:val="multilevel"/>
    <w:tmpl w:val="1B0418D6"/>
    <w:lvl w:ilvl="0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1B7E6209"/>
    <w:multiLevelType w:val="multilevel"/>
    <w:tmpl w:val="3B0ED4B8"/>
    <w:lvl w:ilvl="0">
      <w:start w:val="1"/>
      <w:numFmt w:val="chineseCountingThousand"/>
      <w:suff w:val="nothing"/>
      <w:lvlText w:val="第%1章 "/>
      <w:lvlJc w:val="left"/>
      <w:pPr>
        <w:ind w:left="851" w:hanging="284"/>
      </w:pPr>
      <w:rPr>
        <w:rFonts w:eastAsia="宋体" w:hint="eastAsia"/>
        <w:b/>
        <w:i w:val="0"/>
        <w:sz w:val="44"/>
        <w:szCs w:val="44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eastAsia="宋体" w:hint="eastAsia"/>
        <w:b/>
        <w:i w:val="0"/>
        <w:sz w:val="32"/>
        <w:szCs w:val="32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eastAsia="宋体" w:hint="eastAsia"/>
        <w:b/>
        <w:i w:val="0"/>
        <w:sz w:val="28"/>
        <w:szCs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0">
    <w:nsid w:val="209121C3"/>
    <w:multiLevelType w:val="multilevel"/>
    <w:tmpl w:val="3B0ED4B8"/>
    <w:lvl w:ilvl="0">
      <w:start w:val="1"/>
      <w:numFmt w:val="chineseCountingThousand"/>
      <w:suff w:val="nothing"/>
      <w:lvlText w:val="第%1章 "/>
      <w:lvlJc w:val="left"/>
      <w:pPr>
        <w:ind w:left="851" w:hanging="284"/>
      </w:pPr>
      <w:rPr>
        <w:rFonts w:eastAsia="宋体" w:hint="eastAsia"/>
        <w:b/>
        <w:i w:val="0"/>
        <w:sz w:val="44"/>
        <w:szCs w:val="44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eastAsia="宋体" w:hint="eastAsia"/>
        <w:b/>
        <w:i w:val="0"/>
        <w:sz w:val="32"/>
        <w:szCs w:val="32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eastAsia="宋体" w:hint="eastAsia"/>
        <w:b/>
        <w:i w:val="0"/>
        <w:sz w:val="28"/>
        <w:szCs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1">
    <w:nsid w:val="241E43AA"/>
    <w:multiLevelType w:val="hybridMultilevel"/>
    <w:tmpl w:val="1352A6E0"/>
    <w:lvl w:ilvl="0" w:tplc="C3D2EF1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5044233"/>
    <w:multiLevelType w:val="multilevel"/>
    <w:tmpl w:val="3B0ED4B8"/>
    <w:lvl w:ilvl="0">
      <w:start w:val="1"/>
      <w:numFmt w:val="chineseCountingThousand"/>
      <w:suff w:val="nothing"/>
      <w:lvlText w:val="第%1章 "/>
      <w:lvlJc w:val="left"/>
      <w:pPr>
        <w:ind w:left="851" w:hanging="284"/>
      </w:pPr>
      <w:rPr>
        <w:rFonts w:eastAsia="宋体" w:hint="eastAsia"/>
        <w:b/>
        <w:i w:val="0"/>
        <w:sz w:val="44"/>
        <w:szCs w:val="44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eastAsia="宋体" w:hint="eastAsia"/>
        <w:b/>
        <w:i w:val="0"/>
        <w:sz w:val="32"/>
        <w:szCs w:val="32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eastAsia="宋体" w:hint="eastAsia"/>
        <w:b/>
        <w:i w:val="0"/>
        <w:sz w:val="28"/>
        <w:szCs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3">
    <w:nsid w:val="26CC2654"/>
    <w:multiLevelType w:val="multilevel"/>
    <w:tmpl w:val="3B0ED4B8"/>
    <w:lvl w:ilvl="0">
      <w:start w:val="1"/>
      <w:numFmt w:val="chineseCountingThousand"/>
      <w:suff w:val="nothing"/>
      <w:lvlText w:val="第%1章 "/>
      <w:lvlJc w:val="left"/>
      <w:pPr>
        <w:ind w:left="851" w:hanging="284"/>
      </w:pPr>
      <w:rPr>
        <w:rFonts w:eastAsia="宋体" w:hint="eastAsia"/>
        <w:b/>
        <w:i w:val="0"/>
        <w:sz w:val="44"/>
        <w:szCs w:val="44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eastAsia="宋体" w:hint="eastAsia"/>
        <w:b/>
        <w:i w:val="0"/>
        <w:sz w:val="32"/>
        <w:szCs w:val="32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eastAsia="宋体" w:hint="eastAsia"/>
        <w:b/>
        <w:i w:val="0"/>
        <w:sz w:val="28"/>
        <w:szCs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4">
    <w:nsid w:val="2E48423A"/>
    <w:multiLevelType w:val="multilevel"/>
    <w:tmpl w:val="3B0ED4B8"/>
    <w:lvl w:ilvl="0">
      <w:start w:val="1"/>
      <w:numFmt w:val="chineseCountingThousand"/>
      <w:suff w:val="nothing"/>
      <w:lvlText w:val="第%1章 "/>
      <w:lvlJc w:val="left"/>
      <w:pPr>
        <w:ind w:left="851" w:hanging="284"/>
      </w:pPr>
      <w:rPr>
        <w:rFonts w:eastAsia="宋体" w:hint="eastAsia"/>
        <w:b/>
        <w:i w:val="0"/>
        <w:sz w:val="44"/>
        <w:szCs w:val="44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eastAsia="宋体" w:hint="eastAsia"/>
        <w:b/>
        <w:i w:val="0"/>
        <w:sz w:val="32"/>
        <w:szCs w:val="32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eastAsia="宋体" w:hint="eastAsia"/>
        <w:b/>
        <w:i w:val="0"/>
        <w:sz w:val="28"/>
        <w:szCs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5">
    <w:nsid w:val="2FF17AC4"/>
    <w:multiLevelType w:val="multilevel"/>
    <w:tmpl w:val="3B0ED4B8"/>
    <w:lvl w:ilvl="0">
      <w:start w:val="1"/>
      <w:numFmt w:val="chineseCountingThousand"/>
      <w:suff w:val="nothing"/>
      <w:lvlText w:val="第%1章 "/>
      <w:lvlJc w:val="left"/>
      <w:pPr>
        <w:ind w:left="851" w:hanging="284"/>
      </w:pPr>
      <w:rPr>
        <w:rFonts w:eastAsia="宋体" w:hint="eastAsia"/>
        <w:b/>
        <w:i w:val="0"/>
        <w:sz w:val="44"/>
        <w:szCs w:val="44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eastAsia="宋体" w:hint="eastAsia"/>
        <w:b/>
        <w:i w:val="0"/>
        <w:sz w:val="32"/>
        <w:szCs w:val="32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eastAsia="宋体" w:hint="eastAsia"/>
        <w:b/>
        <w:i w:val="0"/>
        <w:sz w:val="28"/>
        <w:szCs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6">
    <w:nsid w:val="315F3BAA"/>
    <w:multiLevelType w:val="multilevel"/>
    <w:tmpl w:val="3B0ED4B8"/>
    <w:lvl w:ilvl="0">
      <w:start w:val="1"/>
      <w:numFmt w:val="chineseCountingThousand"/>
      <w:suff w:val="nothing"/>
      <w:lvlText w:val="第%1章 "/>
      <w:lvlJc w:val="left"/>
      <w:pPr>
        <w:ind w:left="851" w:hanging="284"/>
      </w:pPr>
      <w:rPr>
        <w:rFonts w:eastAsia="宋体" w:hint="eastAsia"/>
        <w:b/>
        <w:i w:val="0"/>
        <w:sz w:val="44"/>
        <w:szCs w:val="44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eastAsia="宋体" w:hint="eastAsia"/>
        <w:b/>
        <w:i w:val="0"/>
        <w:sz w:val="32"/>
        <w:szCs w:val="32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eastAsia="宋体" w:hint="eastAsia"/>
        <w:b/>
        <w:i w:val="0"/>
        <w:sz w:val="28"/>
        <w:szCs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7">
    <w:nsid w:val="32273E2D"/>
    <w:multiLevelType w:val="hybridMultilevel"/>
    <w:tmpl w:val="545CBDD6"/>
    <w:lvl w:ilvl="0" w:tplc="66A8D4D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33700B1D"/>
    <w:multiLevelType w:val="multilevel"/>
    <w:tmpl w:val="3B0ED4B8"/>
    <w:lvl w:ilvl="0">
      <w:start w:val="1"/>
      <w:numFmt w:val="chineseCountingThousand"/>
      <w:suff w:val="nothing"/>
      <w:lvlText w:val="第%1章 "/>
      <w:lvlJc w:val="left"/>
      <w:pPr>
        <w:ind w:left="851" w:hanging="284"/>
      </w:pPr>
      <w:rPr>
        <w:rFonts w:eastAsia="宋体" w:hint="eastAsia"/>
        <w:b/>
        <w:i w:val="0"/>
        <w:sz w:val="44"/>
        <w:szCs w:val="44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eastAsia="宋体" w:hint="eastAsia"/>
        <w:b/>
        <w:i w:val="0"/>
        <w:sz w:val="32"/>
        <w:szCs w:val="32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eastAsia="宋体" w:hint="eastAsia"/>
        <w:b/>
        <w:i w:val="0"/>
        <w:sz w:val="28"/>
        <w:szCs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9">
    <w:nsid w:val="370A3604"/>
    <w:multiLevelType w:val="multilevel"/>
    <w:tmpl w:val="3B0ED4B8"/>
    <w:lvl w:ilvl="0">
      <w:start w:val="1"/>
      <w:numFmt w:val="chineseCountingThousand"/>
      <w:suff w:val="nothing"/>
      <w:lvlText w:val="第%1章 "/>
      <w:lvlJc w:val="left"/>
      <w:pPr>
        <w:ind w:left="851" w:hanging="284"/>
      </w:pPr>
      <w:rPr>
        <w:rFonts w:eastAsia="宋体" w:hint="eastAsia"/>
        <w:b/>
        <w:i w:val="0"/>
        <w:sz w:val="44"/>
        <w:szCs w:val="44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eastAsia="宋体" w:hint="eastAsia"/>
        <w:b/>
        <w:i w:val="0"/>
        <w:sz w:val="32"/>
        <w:szCs w:val="32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eastAsia="宋体" w:hint="eastAsia"/>
        <w:b/>
        <w:i w:val="0"/>
        <w:sz w:val="28"/>
        <w:szCs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0">
    <w:nsid w:val="37C8423C"/>
    <w:multiLevelType w:val="multilevel"/>
    <w:tmpl w:val="00000002"/>
    <w:lvl w:ilvl="0">
      <w:start w:val="1"/>
      <w:numFmt w:val="chineseCountingThousand"/>
      <w:suff w:val="nothing"/>
      <w:lvlText w:val="第%1章 "/>
      <w:lvlJc w:val="left"/>
      <w:pPr>
        <w:ind w:left="851" w:hanging="284"/>
      </w:pPr>
      <w:rPr>
        <w:rFonts w:eastAsia="宋体" w:hint="eastAsia"/>
        <w:b/>
        <w:i w:val="0"/>
        <w:sz w:val="44"/>
        <w:szCs w:val="44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eastAsia="宋体" w:hint="eastAsia"/>
        <w:b/>
        <w:i w:val="0"/>
        <w:sz w:val="32"/>
        <w:szCs w:val="32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eastAsia="宋体" w:hint="eastAsia"/>
        <w:b/>
        <w:i w:val="0"/>
        <w:sz w:val="28"/>
        <w:szCs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4" w:tentative="1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5" w:tentative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 w:tentative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1">
    <w:nsid w:val="38C06BBF"/>
    <w:multiLevelType w:val="multilevel"/>
    <w:tmpl w:val="3B0ED4B8"/>
    <w:lvl w:ilvl="0">
      <w:start w:val="1"/>
      <w:numFmt w:val="chineseCountingThousand"/>
      <w:suff w:val="nothing"/>
      <w:lvlText w:val="第%1章 "/>
      <w:lvlJc w:val="left"/>
      <w:pPr>
        <w:ind w:left="851" w:hanging="284"/>
      </w:pPr>
      <w:rPr>
        <w:rFonts w:eastAsia="宋体" w:hint="eastAsia"/>
        <w:b/>
        <w:i w:val="0"/>
        <w:sz w:val="44"/>
        <w:szCs w:val="44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eastAsia="宋体" w:hint="eastAsia"/>
        <w:b/>
        <w:i w:val="0"/>
        <w:sz w:val="32"/>
        <w:szCs w:val="32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eastAsia="宋体" w:hint="eastAsia"/>
        <w:b/>
        <w:i w:val="0"/>
        <w:sz w:val="28"/>
        <w:szCs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2">
    <w:nsid w:val="3CC77049"/>
    <w:multiLevelType w:val="multilevel"/>
    <w:tmpl w:val="00000002"/>
    <w:lvl w:ilvl="0">
      <w:start w:val="1"/>
      <w:numFmt w:val="chineseCountingThousand"/>
      <w:suff w:val="nothing"/>
      <w:lvlText w:val="第%1章 "/>
      <w:lvlJc w:val="left"/>
      <w:pPr>
        <w:ind w:left="851" w:hanging="284"/>
      </w:pPr>
      <w:rPr>
        <w:rFonts w:eastAsia="宋体" w:hint="eastAsia"/>
        <w:b/>
        <w:i w:val="0"/>
        <w:sz w:val="44"/>
        <w:szCs w:val="44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eastAsia="宋体" w:hint="eastAsia"/>
        <w:b/>
        <w:i w:val="0"/>
        <w:sz w:val="32"/>
        <w:szCs w:val="32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eastAsia="宋体" w:hint="eastAsia"/>
        <w:b/>
        <w:i w:val="0"/>
        <w:sz w:val="28"/>
        <w:szCs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4" w:tentative="1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5" w:tentative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 w:tentative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3">
    <w:nsid w:val="411C054E"/>
    <w:multiLevelType w:val="hybridMultilevel"/>
    <w:tmpl w:val="569AB752"/>
    <w:lvl w:ilvl="0" w:tplc="27B6FD5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44E1C05"/>
    <w:multiLevelType w:val="multilevel"/>
    <w:tmpl w:val="3B0ED4B8"/>
    <w:lvl w:ilvl="0">
      <w:start w:val="1"/>
      <w:numFmt w:val="chineseCountingThousand"/>
      <w:suff w:val="nothing"/>
      <w:lvlText w:val="第%1章 "/>
      <w:lvlJc w:val="left"/>
      <w:pPr>
        <w:ind w:left="851" w:hanging="284"/>
      </w:pPr>
      <w:rPr>
        <w:rFonts w:eastAsia="宋体" w:hint="eastAsia"/>
        <w:b/>
        <w:i w:val="0"/>
        <w:sz w:val="44"/>
        <w:szCs w:val="44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eastAsia="宋体" w:hint="eastAsia"/>
        <w:b/>
        <w:i w:val="0"/>
        <w:sz w:val="32"/>
        <w:szCs w:val="32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eastAsia="宋体" w:hint="eastAsia"/>
        <w:b/>
        <w:i w:val="0"/>
        <w:sz w:val="28"/>
        <w:szCs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5">
    <w:nsid w:val="4CC852CC"/>
    <w:multiLevelType w:val="multilevel"/>
    <w:tmpl w:val="472E1532"/>
    <w:lvl w:ilvl="0">
      <w:start w:val="4"/>
      <w:numFmt w:val="chineseCountingThousand"/>
      <w:suff w:val="nothing"/>
      <w:lvlText w:val="第%1章 "/>
      <w:lvlJc w:val="left"/>
      <w:pPr>
        <w:ind w:left="851" w:hanging="284"/>
      </w:pPr>
      <w:rPr>
        <w:rFonts w:eastAsia="宋体" w:hint="eastAsia"/>
        <w:b/>
        <w:i w:val="0"/>
        <w:sz w:val="44"/>
        <w:szCs w:val="44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eastAsia="宋体" w:hint="eastAsia"/>
        <w:b/>
        <w:i w:val="0"/>
        <w:sz w:val="32"/>
        <w:szCs w:val="32"/>
      </w:rPr>
    </w:lvl>
    <w:lvl w:ilvl="2">
      <w:start w:val="13"/>
      <w:numFmt w:val="decimal"/>
      <w:isLgl/>
      <w:suff w:val="space"/>
      <w:lvlText w:val="%1.%2.%3"/>
      <w:lvlJc w:val="left"/>
      <w:pPr>
        <w:ind w:left="0" w:firstLine="0"/>
      </w:pPr>
      <w:rPr>
        <w:rFonts w:eastAsia="宋体" w:hint="eastAsia"/>
        <w:b/>
        <w:i w:val="0"/>
        <w:sz w:val="28"/>
        <w:szCs w:val="28"/>
      </w:rPr>
    </w:lvl>
    <w:lvl w:ilvl="3">
      <w:start w:val="4"/>
      <w:numFmt w:val="decimal"/>
      <w:isLgl/>
      <w:suff w:val="space"/>
      <w:lvlText w:val="%1.%2.%3.%4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4">
      <w:start w:val="1"/>
      <w:numFmt w:val="decimal"/>
      <w:lvlText w:val="%5、"/>
      <w:lvlJc w:val="left"/>
      <w:pPr>
        <w:ind w:left="360" w:hanging="36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6">
    <w:nsid w:val="4E683CE8"/>
    <w:multiLevelType w:val="multilevel"/>
    <w:tmpl w:val="3B0ED4B8"/>
    <w:lvl w:ilvl="0">
      <w:start w:val="1"/>
      <w:numFmt w:val="chineseCountingThousand"/>
      <w:suff w:val="nothing"/>
      <w:lvlText w:val="第%1章 "/>
      <w:lvlJc w:val="left"/>
      <w:pPr>
        <w:ind w:left="851" w:hanging="284"/>
      </w:pPr>
      <w:rPr>
        <w:rFonts w:eastAsia="宋体" w:hint="eastAsia"/>
        <w:b/>
        <w:i w:val="0"/>
        <w:sz w:val="44"/>
        <w:szCs w:val="44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eastAsia="宋体" w:hint="eastAsia"/>
        <w:b/>
        <w:i w:val="0"/>
        <w:sz w:val="32"/>
        <w:szCs w:val="32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eastAsia="宋体" w:hint="eastAsia"/>
        <w:b/>
        <w:i w:val="0"/>
        <w:sz w:val="28"/>
        <w:szCs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7">
    <w:nsid w:val="4F257792"/>
    <w:multiLevelType w:val="multilevel"/>
    <w:tmpl w:val="3B0ED4B8"/>
    <w:lvl w:ilvl="0">
      <w:start w:val="1"/>
      <w:numFmt w:val="chineseCountingThousand"/>
      <w:suff w:val="nothing"/>
      <w:lvlText w:val="第%1章 "/>
      <w:lvlJc w:val="left"/>
      <w:pPr>
        <w:ind w:left="851" w:hanging="284"/>
      </w:pPr>
      <w:rPr>
        <w:rFonts w:eastAsia="宋体" w:hint="eastAsia"/>
        <w:b/>
        <w:i w:val="0"/>
        <w:sz w:val="44"/>
        <w:szCs w:val="44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eastAsia="宋体" w:hint="eastAsia"/>
        <w:b/>
        <w:i w:val="0"/>
        <w:sz w:val="32"/>
        <w:szCs w:val="32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eastAsia="宋体" w:hint="eastAsia"/>
        <w:b/>
        <w:i w:val="0"/>
        <w:sz w:val="28"/>
        <w:szCs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8">
    <w:nsid w:val="57158E93"/>
    <w:multiLevelType w:val="singleLevel"/>
    <w:tmpl w:val="57158E93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9">
    <w:nsid w:val="57159AE7"/>
    <w:multiLevelType w:val="multilevel"/>
    <w:tmpl w:val="57159AE7"/>
    <w:lvl w:ilvl="0">
      <w:start w:val="1"/>
      <w:numFmt w:val="decimal"/>
      <w:pStyle w:val="1"/>
      <w:lvlText w:val="%1.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tabs>
          <w:tab w:val="left" w:pos="575"/>
        </w:tabs>
        <w:ind w:left="575" w:hanging="575"/>
      </w:pPr>
      <w:rPr>
        <w:rFonts w:ascii="宋体" w:eastAsia="宋体" w:hAnsi="宋体" w:cs="宋体" w:hint="default"/>
      </w:rPr>
    </w:lvl>
    <w:lvl w:ilvl="2">
      <w:start w:val="1"/>
      <w:numFmt w:val="decimal"/>
      <w:pStyle w:val="3"/>
      <w:lvlText w:val="%1.%2.%3.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tabs>
          <w:tab w:val="left" w:pos="864"/>
        </w:tabs>
        <w:ind w:left="864" w:hanging="864"/>
      </w:pPr>
      <w:rPr>
        <w:rFonts w:hint="default"/>
      </w:rPr>
    </w:lvl>
    <w:lvl w:ilvl="4" w:tentative="1">
      <w:start w:val="1"/>
      <w:numFmt w:val="decimal"/>
      <w:pStyle w:val="5"/>
      <w:lvlText w:val="%1.%2.%3.%4.%5.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tabs>
          <w:tab w:val="left" w:pos="1151"/>
        </w:tabs>
        <w:ind w:left="1151" w:hanging="1151"/>
      </w:pPr>
      <w:rPr>
        <w:rFonts w:hint="default"/>
      </w:rPr>
    </w:lvl>
    <w:lvl w:ilvl="6" w:tentative="1">
      <w:start w:val="1"/>
      <w:numFmt w:val="decimal"/>
      <w:pStyle w:val="7"/>
      <w:lvlText w:val="%1.%2.%3.%4.%5.%6.%7.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 w:tentative="1">
      <w:start w:val="1"/>
      <w:numFmt w:val="decimal"/>
      <w:pStyle w:val="8"/>
      <w:lvlText w:val="%1.%2.%3.%4.%5.%6.%7.%8.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1">
      <w:start w:val="1"/>
      <w:numFmt w:val="decimal"/>
      <w:pStyle w:val="9"/>
      <w:lvlText w:val="%1.%2.%3.%4.%5.%6.%7.%8.%9."/>
      <w:lvlJc w:val="left"/>
      <w:pPr>
        <w:tabs>
          <w:tab w:val="left" w:pos="1583"/>
        </w:tabs>
        <w:ind w:left="1583" w:hanging="1583"/>
      </w:pPr>
      <w:rPr>
        <w:rFonts w:hint="default"/>
      </w:rPr>
    </w:lvl>
  </w:abstractNum>
  <w:abstractNum w:abstractNumId="30">
    <w:nsid w:val="596C6066"/>
    <w:multiLevelType w:val="hybridMultilevel"/>
    <w:tmpl w:val="4E7EC5CE"/>
    <w:lvl w:ilvl="0" w:tplc="3BA0BBB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>
    <w:nsid w:val="61B11795"/>
    <w:multiLevelType w:val="multilevel"/>
    <w:tmpl w:val="FE18A84A"/>
    <w:lvl w:ilvl="0">
      <w:start w:val="2"/>
      <w:numFmt w:val="chineseCountingThousand"/>
      <w:suff w:val="nothing"/>
      <w:lvlText w:val="第%1章 "/>
      <w:lvlJc w:val="left"/>
      <w:pPr>
        <w:ind w:left="851" w:hanging="284"/>
      </w:pPr>
      <w:rPr>
        <w:rFonts w:eastAsia="宋体" w:hint="eastAsia"/>
        <w:b/>
        <w:i w:val="0"/>
        <w:sz w:val="44"/>
        <w:szCs w:val="44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eastAsia="宋体" w:hint="eastAsia"/>
        <w:b/>
        <w:i w:val="0"/>
        <w:sz w:val="32"/>
        <w:szCs w:val="32"/>
      </w:rPr>
    </w:lvl>
    <w:lvl w:ilvl="2">
      <w:start w:val="6"/>
      <w:numFmt w:val="decimal"/>
      <w:isLgl/>
      <w:suff w:val="space"/>
      <w:lvlText w:val="%1.%2.%3"/>
      <w:lvlJc w:val="left"/>
      <w:pPr>
        <w:ind w:left="0" w:firstLine="0"/>
      </w:pPr>
      <w:rPr>
        <w:rFonts w:eastAsia="宋体" w:hint="eastAsia"/>
        <w:b/>
        <w:i w:val="0"/>
        <w:sz w:val="28"/>
        <w:szCs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2">
    <w:nsid w:val="647E00BD"/>
    <w:multiLevelType w:val="hybridMultilevel"/>
    <w:tmpl w:val="411C3D9A"/>
    <w:lvl w:ilvl="0" w:tplc="D7F09CF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650F4B44"/>
    <w:multiLevelType w:val="multilevel"/>
    <w:tmpl w:val="00000002"/>
    <w:lvl w:ilvl="0">
      <w:start w:val="1"/>
      <w:numFmt w:val="chineseCountingThousand"/>
      <w:suff w:val="nothing"/>
      <w:lvlText w:val="第%1章 "/>
      <w:lvlJc w:val="left"/>
      <w:pPr>
        <w:ind w:left="851" w:hanging="284"/>
      </w:pPr>
      <w:rPr>
        <w:rFonts w:eastAsia="宋体" w:hint="eastAsia"/>
        <w:b/>
        <w:i w:val="0"/>
        <w:sz w:val="44"/>
        <w:szCs w:val="44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eastAsia="宋体" w:hint="eastAsia"/>
        <w:b/>
        <w:i w:val="0"/>
        <w:sz w:val="32"/>
        <w:szCs w:val="32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eastAsia="宋体" w:hint="eastAsia"/>
        <w:b/>
        <w:i w:val="0"/>
        <w:sz w:val="28"/>
        <w:szCs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4" w:tentative="1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5" w:tentative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 w:tentative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4">
    <w:nsid w:val="67EF788B"/>
    <w:multiLevelType w:val="multilevel"/>
    <w:tmpl w:val="3B0ED4B8"/>
    <w:lvl w:ilvl="0">
      <w:start w:val="1"/>
      <w:numFmt w:val="chineseCountingThousand"/>
      <w:suff w:val="nothing"/>
      <w:lvlText w:val="第%1章 "/>
      <w:lvlJc w:val="left"/>
      <w:pPr>
        <w:ind w:left="851" w:hanging="284"/>
      </w:pPr>
      <w:rPr>
        <w:rFonts w:eastAsia="宋体" w:hint="eastAsia"/>
        <w:b/>
        <w:i w:val="0"/>
        <w:sz w:val="44"/>
        <w:szCs w:val="44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eastAsia="宋体" w:hint="eastAsia"/>
        <w:b/>
        <w:i w:val="0"/>
        <w:sz w:val="32"/>
        <w:szCs w:val="32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eastAsia="宋体" w:hint="eastAsia"/>
        <w:b/>
        <w:i w:val="0"/>
        <w:sz w:val="28"/>
        <w:szCs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5">
    <w:nsid w:val="6AF226F1"/>
    <w:multiLevelType w:val="multilevel"/>
    <w:tmpl w:val="3B0ED4B8"/>
    <w:lvl w:ilvl="0">
      <w:start w:val="1"/>
      <w:numFmt w:val="chineseCountingThousand"/>
      <w:suff w:val="nothing"/>
      <w:lvlText w:val="第%1章 "/>
      <w:lvlJc w:val="left"/>
      <w:pPr>
        <w:ind w:left="851" w:hanging="284"/>
      </w:pPr>
      <w:rPr>
        <w:rFonts w:eastAsia="宋体" w:hint="eastAsia"/>
        <w:b/>
        <w:i w:val="0"/>
        <w:sz w:val="44"/>
        <w:szCs w:val="44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eastAsia="宋体" w:hint="eastAsia"/>
        <w:b/>
        <w:i w:val="0"/>
        <w:sz w:val="32"/>
        <w:szCs w:val="32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eastAsia="宋体" w:hint="eastAsia"/>
        <w:b/>
        <w:i w:val="0"/>
        <w:sz w:val="28"/>
        <w:szCs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6">
    <w:nsid w:val="6D3A25CD"/>
    <w:multiLevelType w:val="multilevel"/>
    <w:tmpl w:val="3B0ED4B8"/>
    <w:lvl w:ilvl="0">
      <w:start w:val="1"/>
      <w:numFmt w:val="chineseCountingThousand"/>
      <w:suff w:val="nothing"/>
      <w:lvlText w:val="第%1章 "/>
      <w:lvlJc w:val="left"/>
      <w:pPr>
        <w:ind w:left="851" w:hanging="284"/>
      </w:pPr>
      <w:rPr>
        <w:rFonts w:eastAsia="宋体" w:hint="eastAsia"/>
        <w:b/>
        <w:i w:val="0"/>
        <w:sz w:val="44"/>
        <w:szCs w:val="44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eastAsia="宋体" w:hint="eastAsia"/>
        <w:b/>
        <w:i w:val="0"/>
        <w:sz w:val="32"/>
        <w:szCs w:val="32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eastAsia="宋体" w:hint="eastAsia"/>
        <w:b/>
        <w:i w:val="0"/>
        <w:sz w:val="28"/>
        <w:szCs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7">
    <w:nsid w:val="6EC966B1"/>
    <w:multiLevelType w:val="multilevel"/>
    <w:tmpl w:val="3B0ED4B8"/>
    <w:lvl w:ilvl="0">
      <w:start w:val="1"/>
      <w:numFmt w:val="chineseCountingThousand"/>
      <w:suff w:val="nothing"/>
      <w:lvlText w:val="第%1章 "/>
      <w:lvlJc w:val="left"/>
      <w:pPr>
        <w:ind w:left="851" w:hanging="284"/>
      </w:pPr>
      <w:rPr>
        <w:rFonts w:eastAsia="宋体" w:hint="eastAsia"/>
        <w:b/>
        <w:i w:val="0"/>
        <w:sz w:val="44"/>
        <w:szCs w:val="44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eastAsia="宋体" w:hint="eastAsia"/>
        <w:b/>
        <w:i w:val="0"/>
        <w:sz w:val="32"/>
        <w:szCs w:val="32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eastAsia="宋体" w:hint="eastAsia"/>
        <w:b/>
        <w:i w:val="0"/>
        <w:sz w:val="28"/>
        <w:szCs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8">
    <w:nsid w:val="6FA72E3A"/>
    <w:multiLevelType w:val="multilevel"/>
    <w:tmpl w:val="00000002"/>
    <w:lvl w:ilvl="0">
      <w:start w:val="1"/>
      <w:numFmt w:val="chineseCountingThousand"/>
      <w:suff w:val="nothing"/>
      <w:lvlText w:val="第%1章 "/>
      <w:lvlJc w:val="left"/>
      <w:pPr>
        <w:ind w:left="851" w:hanging="284"/>
      </w:pPr>
      <w:rPr>
        <w:rFonts w:eastAsia="宋体" w:hint="eastAsia"/>
        <w:b/>
        <w:i w:val="0"/>
        <w:sz w:val="44"/>
        <w:szCs w:val="44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eastAsia="宋体" w:hint="eastAsia"/>
        <w:b/>
        <w:i w:val="0"/>
        <w:sz w:val="32"/>
        <w:szCs w:val="32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eastAsia="宋体" w:hint="eastAsia"/>
        <w:b/>
        <w:i w:val="0"/>
        <w:sz w:val="28"/>
        <w:szCs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4" w:tentative="1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5" w:tentative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 w:tentative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9">
    <w:nsid w:val="79824985"/>
    <w:multiLevelType w:val="multilevel"/>
    <w:tmpl w:val="10BA0A00"/>
    <w:lvl w:ilvl="0">
      <w:start w:val="1"/>
      <w:numFmt w:val="chineseCountingThousand"/>
      <w:suff w:val="nothing"/>
      <w:lvlText w:val="第%1章 "/>
      <w:lvlJc w:val="left"/>
      <w:pPr>
        <w:ind w:left="851" w:hanging="284"/>
      </w:pPr>
      <w:rPr>
        <w:rFonts w:eastAsia="宋体" w:hint="eastAsia"/>
        <w:b/>
        <w:i w:val="0"/>
        <w:sz w:val="44"/>
        <w:szCs w:val="44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eastAsia="宋体" w:hint="eastAsia"/>
        <w:b/>
        <w:i w:val="0"/>
        <w:sz w:val="32"/>
        <w:szCs w:val="32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eastAsia="宋体" w:hint="eastAsia"/>
        <w:b/>
        <w:i w:val="0"/>
        <w:sz w:val="28"/>
        <w:szCs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4">
      <w:start w:val="1"/>
      <w:numFmt w:val="decimal"/>
      <w:lvlText w:val="%5、"/>
      <w:lvlJc w:val="left"/>
      <w:pPr>
        <w:ind w:left="360" w:hanging="36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 w:tentative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40">
    <w:nsid w:val="7D9F1B19"/>
    <w:multiLevelType w:val="hybridMultilevel"/>
    <w:tmpl w:val="9BC0BA6C"/>
    <w:lvl w:ilvl="0" w:tplc="BE68454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>
    <w:nsid w:val="7EC52855"/>
    <w:multiLevelType w:val="multilevel"/>
    <w:tmpl w:val="3B0ED4B8"/>
    <w:lvl w:ilvl="0">
      <w:start w:val="1"/>
      <w:numFmt w:val="chineseCountingThousand"/>
      <w:suff w:val="nothing"/>
      <w:lvlText w:val="第%1章 "/>
      <w:lvlJc w:val="left"/>
      <w:pPr>
        <w:ind w:left="851" w:hanging="284"/>
      </w:pPr>
      <w:rPr>
        <w:rFonts w:eastAsia="宋体" w:hint="eastAsia"/>
        <w:b/>
        <w:i w:val="0"/>
        <w:sz w:val="44"/>
        <w:szCs w:val="44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eastAsia="宋体" w:hint="eastAsia"/>
        <w:b/>
        <w:i w:val="0"/>
        <w:sz w:val="32"/>
        <w:szCs w:val="32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eastAsia="宋体" w:hint="eastAsia"/>
        <w:b/>
        <w:i w:val="0"/>
        <w:sz w:val="28"/>
        <w:szCs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eastAsia="宋体" w:hint="eastAsia"/>
        <w:b/>
        <w:i w:val="0"/>
        <w:sz w:val="24"/>
        <w:szCs w:val="24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num w:numId="1">
    <w:abstractNumId w:val="29"/>
  </w:num>
  <w:num w:numId="2">
    <w:abstractNumId w:val="28"/>
  </w:num>
  <w:num w:numId="3">
    <w:abstractNumId w:val="8"/>
  </w:num>
  <w:num w:numId="4">
    <w:abstractNumId w:val="0"/>
  </w:num>
  <w:num w:numId="5">
    <w:abstractNumId w:val="6"/>
  </w:num>
  <w:num w:numId="6">
    <w:abstractNumId w:val="1"/>
  </w:num>
  <w:num w:numId="7">
    <w:abstractNumId w:val="31"/>
  </w:num>
  <w:num w:numId="8">
    <w:abstractNumId w:val="22"/>
  </w:num>
  <w:num w:numId="9">
    <w:abstractNumId w:val="5"/>
  </w:num>
  <w:num w:numId="10">
    <w:abstractNumId w:val="18"/>
  </w:num>
  <w:num w:numId="11">
    <w:abstractNumId w:val="12"/>
  </w:num>
  <w:num w:numId="12">
    <w:abstractNumId w:val="14"/>
  </w:num>
  <w:num w:numId="13">
    <w:abstractNumId w:val="34"/>
  </w:num>
  <w:num w:numId="14">
    <w:abstractNumId w:val="37"/>
  </w:num>
  <w:num w:numId="15">
    <w:abstractNumId w:val="41"/>
  </w:num>
  <w:num w:numId="16">
    <w:abstractNumId w:val="15"/>
  </w:num>
  <w:num w:numId="17">
    <w:abstractNumId w:val="27"/>
  </w:num>
  <w:num w:numId="18">
    <w:abstractNumId w:val="10"/>
  </w:num>
  <w:num w:numId="19">
    <w:abstractNumId w:val="13"/>
  </w:num>
  <w:num w:numId="20">
    <w:abstractNumId w:val="9"/>
  </w:num>
  <w:num w:numId="21">
    <w:abstractNumId w:val="16"/>
  </w:num>
  <w:num w:numId="22">
    <w:abstractNumId w:val="21"/>
  </w:num>
  <w:num w:numId="23">
    <w:abstractNumId w:val="19"/>
  </w:num>
  <w:num w:numId="24">
    <w:abstractNumId w:val="7"/>
  </w:num>
  <w:num w:numId="25">
    <w:abstractNumId w:val="26"/>
  </w:num>
  <w:num w:numId="26">
    <w:abstractNumId w:val="35"/>
  </w:num>
  <w:num w:numId="27">
    <w:abstractNumId w:val="36"/>
  </w:num>
  <w:num w:numId="28">
    <w:abstractNumId w:val="3"/>
  </w:num>
  <w:num w:numId="29">
    <w:abstractNumId w:val="24"/>
  </w:num>
  <w:num w:numId="30">
    <w:abstractNumId w:val="20"/>
  </w:num>
  <w:num w:numId="31">
    <w:abstractNumId w:val="33"/>
  </w:num>
  <w:num w:numId="32">
    <w:abstractNumId w:val="39"/>
  </w:num>
  <w:num w:numId="33">
    <w:abstractNumId w:val="38"/>
  </w:num>
  <w:num w:numId="34">
    <w:abstractNumId w:val="29"/>
  </w:num>
  <w:num w:numId="35">
    <w:abstractNumId w:val="29"/>
  </w:num>
  <w:num w:numId="36">
    <w:abstractNumId w:val="29"/>
  </w:num>
  <w:num w:numId="37">
    <w:abstractNumId w:val="29"/>
  </w:num>
  <w:num w:numId="38">
    <w:abstractNumId w:val="29"/>
  </w:num>
  <w:num w:numId="39">
    <w:abstractNumId w:val="29"/>
  </w:num>
  <w:num w:numId="40">
    <w:abstractNumId w:val="29"/>
  </w:num>
  <w:num w:numId="41">
    <w:abstractNumId w:val="30"/>
  </w:num>
  <w:num w:numId="42">
    <w:abstractNumId w:val="23"/>
  </w:num>
  <w:num w:numId="43">
    <w:abstractNumId w:val="4"/>
  </w:num>
  <w:num w:numId="44">
    <w:abstractNumId w:val="11"/>
  </w:num>
  <w:num w:numId="45">
    <w:abstractNumId w:val="2"/>
  </w:num>
  <w:num w:numId="46">
    <w:abstractNumId w:val="17"/>
  </w:num>
  <w:num w:numId="47">
    <w:abstractNumId w:val="40"/>
  </w:num>
  <w:num w:numId="48">
    <w:abstractNumId w:val="25"/>
  </w:num>
  <w:num w:numId="49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bordersDoNotSurroundHeader/>
  <w:bordersDoNotSurroundFooter/>
  <w:proofState w:grammar="clean"/>
  <w:trackRevisions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03C3"/>
    <w:rsid w:val="0000058E"/>
    <w:rsid w:val="00000E85"/>
    <w:rsid w:val="00002B63"/>
    <w:rsid w:val="00005AE7"/>
    <w:rsid w:val="000109E3"/>
    <w:rsid w:val="00011E7E"/>
    <w:rsid w:val="00015A9D"/>
    <w:rsid w:val="00016158"/>
    <w:rsid w:val="0001648B"/>
    <w:rsid w:val="000201CA"/>
    <w:rsid w:val="0002104F"/>
    <w:rsid w:val="00021542"/>
    <w:rsid w:val="0002362A"/>
    <w:rsid w:val="00023C64"/>
    <w:rsid w:val="00026264"/>
    <w:rsid w:val="00026295"/>
    <w:rsid w:val="00026AEB"/>
    <w:rsid w:val="000317E8"/>
    <w:rsid w:val="00032493"/>
    <w:rsid w:val="00032F32"/>
    <w:rsid w:val="000345BC"/>
    <w:rsid w:val="00040804"/>
    <w:rsid w:val="00041B29"/>
    <w:rsid w:val="000422F0"/>
    <w:rsid w:val="00042F85"/>
    <w:rsid w:val="00047149"/>
    <w:rsid w:val="0004795E"/>
    <w:rsid w:val="00050473"/>
    <w:rsid w:val="00051BB0"/>
    <w:rsid w:val="0005287A"/>
    <w:rsid w:val="00052890"/>
    <w:rsid w:val="000536D0"/>
    <w:rsid w:val="00054525"/>
    <w:rsid w:val="000602D6"/>
    <w:rsid w:val="000602DA"/>
    <w:rsid w:val="00060AE8"/>
    <w:rsid w:val="00060DC5"/>
    <w:rsid w:val="00062F2C"/>
    <w:rsid w:val="00063BEA"/>
    <w:rsid w:val="00064DBD"/>
    <w:rsid w:val="0006656C"/>
    <w:rsid w:val="00066D35"/>
    <w:rsid w:val="0007213F"/>
    <w:rsid w:val="00072445"/>
    <w:rsid w:val="00074812"/>
    <w:rsid w:val="00074DEA"/>
    <w:rsid w:val="00075B95"/>
    <w:rsid w:val="000810DD"/>
    <w:rsid w:val="00081994"/>
    <w:rsid w:val="00081C34"/>
    <w:rsid w:val="00081F11"/>
    <w:rsid w:val="00081F56"/>
    <w:rsid w:val="0008231B"/>
    <w:rsid w:val="000831A1"/>
    <w:rsid w:val="00085C0F"/>
    <w:rsid w:val="00085F08"/>
    <w:rsid w:val="0008682E"/>
    <w:rsid w:val="00087703"/>
    <w:rsid w:val="00087A44"/>
    <w:rsid w:val="00090A75"/>
    <w:rsid w:val="000935E5"/>
    <w:rsid w:val="0009585A"/>
    <w:rsid w:val="00095AB9"/>
    <w:rsid w:val="00096CF7"/>
    <w:rsid w:val="000A15D0"/>
    <w:rsid w:val="000A16E6"/>
    <w:rsid w:val="000A4D7F"/>
    <w:rsid w:val="000A6BEA"/>
    <w:rsid w:val="000B0073"/>
    <w:rsid w:val="000B090D"/>
    <w:rsid w:val="000B27F2"/>
    <w:rsid w:val="000B2BB4"/>
    <w:rsid w:val="000B2F7C"/>
    <w:rsid w:val="000B416B"/>
    <w:rsid w:val="000B5B40"/>
    <w:rsid w:val="000B6040"/>
    <w:rsid w:val="000B62E8"/>
    <w:rsid w:val="000C070F"/>
    <w:rsid w:val="000C0AA5"/>
    <w:rsid w:val="000C213A"/>
    <w:rsid w:val="000C22EF"/>
    <w:rsid w:val="000C2A22"/>
    <w:rsid w:val="000C4871"/>
    <w:rsid w:val="000C6358"/>
    <w:rsid w:val="000D2400"/>
    <w:rsid w:val="000D2B2C"/>
    <w:rsid w:val="000D3CD0"/>
    <w:rsid w:val="000D409C"/>
    <w:rsid w:val="000D4271"/>
    <w:rsid w:val="000D6CCA"/>
    <w:rsid w:val="000D6E9F"/>
    <w:rsid w:val="000D6FDB"/>
    <w:rsid w:val="000D7A39"/>
    <w:rsid w:val="000E070E"/>
    <w:rsid w:val="000E1AFE"/>
    <w:rsid w:val="000E31AB"/>
    <w:rsid w:val="000E4024"/>
    <w:rsid w:val="000E4068"/>
    <w:rsid w:val="000E4868"/>
    <w:rsid w:val="000E4EC1"/>
    <w:rsid w:val="000E7A75"/>
    <w:rsid w:val="000F12C1"/>
    <w:rsid w:val="000F158E"/>
    <w:rsid w:val="000F1745"/>
    <w:rsid w:val="000F1F75"/>
    <w:rsid w:val="000F2225"/>
    <w:rsid w:val="000F2E74"/>
    <w:rsid w:val="000F466B"/>
    <w:rsid w:val="000F78DA"/>
    <w:rsid w:val="0010073B"/>
    <w:rsid w:val="00102AAC"/>
    <w:rsid w:val="00104F4A"/>
    <w:rsid w:val="00107329"/>
    <w:rsid w:val="00112C91"/>
    <w:rsid w:val="001173FE"/>
    <w:rsid w:val="0012107D"/>
    <w:rsid w:val="001220CB"/>
    <w:rsid w:val="00122242"/>
    <w:rsid w:val="00123AAD"/>
    <w:rsid w:val="00125834"/>
    <w:rsid w:val="00126DD3"/>
    <w:rsid w:val="00127ED3"/>
    <w:rsid w:val="00132485"/>
    <w:rsid w:val="00132813"/>
    <w:rsid w:val="0013303D"/>
    <w:rsid w:val="00135256"/>
    <w:rsid w:val="00136717"/>
    <w:rsid w:val="00142218"/>
    <w:rsid w:val="00143C1A"/>
    <w:rsid w:val="00146830"/>
    <w:rsid w:val="00146F1D"/>
    <w:rsid w:val="00147BCC"/>
    <w:rsid w:val="00152220"/>
    <w:rsid w:val="001529C5"/>
    <w:rsid w:val="00152C54"/>
    <w:rsid w:val="00153E03"/>
    <w:rsid w:val="00153E49"/>
    <w:rsid w:val="001549C0"/>
    <w:rsid w:val="0015579C"/>
    <w:rsid w:val="001564EA"/>
    <w:rsid w:val="00157966"/>
    <w:rsid w:val="00157B42"/>
    <w:rsid w:val="00160DE2"/>
    <w:rsid w:val="00161159"/>
    <w:rsid w:val="00162A2A"/>
    <w:rsid w:val="0016454F"/>
    <w:rsid w:val="00165142"/>
    <w:rsid w:val="0016575C"/>
    <w:rsid w:val="001669E9"/>
    <w:rsid w:val="0017089D"/>
    <w:rsid w:val="00171AAE"/>
    <w:rsid w:val="00171E24"/>
    <w:rsid w:val="0017226C"/>
    <w:rsid w:val="001739E5"/>
    <w:rsid w:val="00175F3E"/>
    <w:rsid w:val="001777D0"/>
    <w:rsid w:val="001830F1"/>
    <w:rsid w:val="00183874"/>
    <w:rsid w:val="00183F4D"/>
    <w:rsid w:val="00184476"/>
    <w:rsid w:val="00185191"/>
    <w:rsid w:val="00185558"/>
    <w:rsid w:val="001865F7"/>
    <w:rsid w:val="001936A2"/>
    <w:rsid w:val="00194336"/>
    <w:rsid w:val="0019736C"/>
    <w:rsid w:val="001A35CD"/>
    <w:rsid w:val="001A43C2"/>
    <w:rsid w:val="001A43FD"/>
    <w:rsid w:val="001A5F8A"/>
    <w:rsid w:val="001A7384"/>
    <w:rsid w:val="001B3B7F"/>
    <w:rsid w:val="001B4F2D"/>
    <w:rsid w:val="001B5359"/>
    <w:rsid w:val="001B5850"/>
    <w:rsid w:val="001B6F9F"/>
    <w:rsid w:val="001B751E"/>
    <w:rsid w:val="001C1457"/>
    <w:rsid w:val="001C14E2"/>
    <w:rsid w:val="001C2A47"/>
    <w:rsid w:val="001C4D6B"/>
    <w:rsid w:val="001C69C0"/>
    <w:rsid w:val="001C73DD"/>
    <w:rsid w:val="001C7589"/>
    <w:rsid w:val="001D2233"/>
    <w:rsid w:val="001D3615"/>
    <w:rsid w:val="001E0B66"/>
    <w:rsid w:val="001E5D95"/>
    <w:rsid w:val="001E6F14"/>
    <w:rsid w:val="001F053C"/>
    <w:rsid w:val="001F1386"/>
    <w:rsid w:val="001F1618"/>
    <w:rsid w:val="001F1906"/>
    <w:rsid w:val="001F6ECF"/>
    <w:rsid w:val="001F7481"/>
    <w:rsid w:val="00200558"/>
    <w:rsid w:val="00201C66"/>
    <w:rsid w:val="00202998"/>
    <w:rsid w:val="002037F6"/>
    <w:rsid w:val="00205D89"/>
    <w:rsid w:val="00211D64"/>
    <w:rsid w:val="0021487B"/>
    <w:rsid w:val="00216C20"/>
    <w:rsid w:val="00216CCB"/>
    <w:rsid w:val="0022052E"/>
    <w:rsid w:val="0022120C"/>
    <w:rsid w:val="00222C04"/>
    <w:rsid w:val="00230FC6"/>
    <w:rsid w:val="00233765"/>
    <w:rsid w:val="00240075"/>
    <w:rsid w:val="002415C7"/>
    <w:rsid w:val="002441B9"/>
    <w:rsid w:val="00244283"/>
    <w:rsid w:val="002442CA"/>
    <w:rsid w:val="0025117C"/>
    <w:rsid w:val="00251D9D"/>
    <w:rsid w:val="002529A5"/>
    <w:rsid w:val="00252C57"/>
    <w:rsid w:val="0025479D"/>
    <w:rsid w:val="00255A1E"/>
    <w:rsid w:val="00255FDC"/>
    <w:rsid w:val="002565CA"/>
    <w:rsid w:val="00256617"/>
    <w:rsid w:val="002576B1"/>
    <w:rsid w:val="00261428"/>
    <w:rsid w:val="0026365C"/>
    <w:rsid w:val="0026538F"/>
    <w:rsid w:val="00265D3A"/>
    <w:rsid w:val="002715FE"/>
    <w:rsid w:val="002725F8"/>
    <w:rsid w:val="00272A17"/>
    <w:rsid w:val="00273619"/>
    <w:rsid w:val="00273987"/>
    <w:rsid w:val="00273BF2"/>
    <w:rsid w:val="00273D4C"/>
    <w:rsid w:val="00276F41"/>
    <w:rsid w:val="00277548"/>
    <w:rsid w:val="00277E9F"/>
    <w:rsid w:val="00277FCE"/>
    <w:rsid w:val="00280485"/>
    <w:rsid w:val="00281701"/>
    <w:rsid w:val="002826BD"/>
    <w:rsid w:val="002848D1"/>
    <w:rsid w:val="00286A78"/>
    <w:rsid w:val="00290CAF"/>
    <w:rsid w:val="00293387"/>
    <w:rsid w:val="00293ACB"/>
    <w:rsid w:val="002943BB"/>
    <w:rsid w:val="00294641"/>
    <w:rsid w:val="00295F53"/>
    <w:rsid w:val="00296E0C"/>
    <w:rsid w:val="00297570"/>
    <w:rsid w:val="0029785A"/>
    <w:rsid w:val="00297AD5"/>
    <w:rsid w:val="002A12C5"/>
    <w:rsid w:val="002A1866"/>
    <w:rsid w:val="002A18F2"/>
    <w:rsid w:val="002A2698"/>
    <w:rsid w:val="002A57D4"/>
    <w:rsid w:val="002A5D10"/>
    <w:rsid w:val="002B07CD"/>
    <w:rsid w:val="002B1BF4"/>
    <w:rsid w:val="002B2911"/>
    <w:rsid w:val="002B32F7"/>
    <w:rsid w:val="002B3D93"/>
    <w:rsid w:val="002B3DF3"/>
    <w:rsid w:val="002B4087"/>
    <w:rsid w:val="002B4236"/>
    <w:rsid w:val="002B5316"/>
    <w:rsid w:val="002B63AA"/>
    <w:rsid w:val="002C4547"/>
    <w:rsid w:val="002D07F0"/>
    <w:rsid w:val="002D0E6A"/>
    <w:rsid w:val="002D2AAB"/>
    <w:rsid w:val="002D3575"/>
    <w:rsid w:val="002D3D1D"/>
    <w:rsid w:val="002D497B"/>
    <w:rsid w:val="002D505D"/>
    <w:rsid w:val="002D5793"/>
    <w:rsid w:val="002D6A6E"/>
    <w:rsid w:val="002D6F9B"/>
    <w:rsid w:val="002E039B"/>
    <w:rsid w:val="002E1083"/>
    <w:rsid w:val="002E229B"/>
    <w:rsid w:val="002E6369"/>
    <w:rsid w:val="002E646F"/>
    <w:rsid w:val="002F3E04"/>
    <w:rsid w:val="002F7B56"/>
    <w:rsid w:val="002F7B99"/>
    <w:rsid w:val="00301BBB"/>
    <w:rsid w:val="003022A9"/>
    <w:rsid w:val="00303649"/>
    <w:rsid w:val="00311131"/>
    <w:rsid w:val="00311E7B"/>
    <w:rsid w:val="003126EC"/>
    <w:rsid w:val="0031485E"/>
    <w:rsid w:val="00316591"/>
    <w:rsid w:val="00316E60"/>
    <w:rsid w:val="003270EB"/>
    <w:rsid w:val="00327714"/>
    <w:rsid w:val="00332186"/>
    <w:rsid w:val="00332D15"/>
    <w:rsid w:val="0033775C"/>
    <w:rsid w:val="0034072C"/>
    <w:rsid w:val="00340848"/>
    <w:rsid w:val="003425F2"/>
    <w:rsid w:val="00342B05"/>
    <w:rsid w:val="00343B47"/>
    <w:rsid w:val="003444E4"/>
    <w:rsid w:val="003465AC"/>
    <w:rsid w:val="0034760B"/>
    <w:rsid w:val="00350C1F"/>
    <w:rsid w:val="003514EA"/>
    <w:rsid w:val="00351756"/>
    <w:rsid w:val="003526C8"/>
    <w:rsid w:val="00353297"/>
    <w:rsid w:val="00354765"/>
    <w:rsid w:val="00356B95"/>
    <w:rsid w:val="00360379"/>
    <w:rsid w:val="003645F5"/>
    <w:rsid w:val="00366530"/>
    <w:rsid w:val="00366B92"/>
    <w:rsid w:val="00370960"/>
    <w:rsid w:val="003742D9"/>
    <w:rsid w:val="003753DA"/>
    <w:rsid w:val="00375781"/>
    <w:rsid w:val="00375801"/>
    <w:rsid w:val="00375891"/>
    <w:rsid w:val="00377C46"/>
    <w:rsid w:val="00381344"/>
    <w:rsid w:val="00381C75"/>
    <w:rsid w:val="00382F2B"/>
    <w:rsid w:val="00385BF6"/>
    <w:rsid w:val="003876FF"/>
    <w:rsid w:val="00391857"/>
    <w:rsid w:val="00391A41"/>
    <w:rsid w:val="00396F36"/>
    <w:rsid w:val="003970FA"/>
    <w:rsid w:val="0039781C"/>
    <w:rsid w:val="003A3B42"/>
    <w:rsid w:val="003A57EF"/>
    <w:rsid w:val="003A5F71"/>
    <w:rsid w:val="003A7E05"/>
    <w:rsid w:val="003B1FE4"/>
    <w:rsid w:val="003B3020"/>
    <w:rsid w:val="003B39E9"/>
    <w:rsid w:val="003B5880"/>
    <w:rsid w:val="003B7BD6"/>
    <w:rsid w:val="003C1635"/>
    <w:rsid w:val="003C1D57"/>
    <w:rsid w:val="003C1F62"/>
    <w:rsid w:val="003C596D"/>
    <w:rsid w:val="003D12D7"/>
    <w:rsid w:val="003D1CA8"/>
    <w:rsid w:val="003D1F73"/>
    <w:rsid w:val="003D59D4"/>
    <w:rsid w:val="003D6002"/>
    <w:rsid w:val="003D62F7"/>
    <w:rsid w:val="003D6F99"/>
    <w:rsid w:val="003D70A1"/>
    <w:rsid w:val="003E1234"/>
    <w:rsid w:val="003E2190"/>
    <w:rsid w:val="003E3512"/>
    <w:rsid w:val="003E5105"/>
    <w:rsid w:val="003E5E03"/>
    <w:rsid w:val="003E6FE6"/>
    <w:rsid w:val="003F0A63"/>
    <w:rsid w:val="003F1AF0"/>
    <w:rsid w:val="003F47AD"/>
    <w:rsid w:val="003F7D44"/>
    <w:rsid w:val="003F7DBA"/>
    <w:rsid w:val="00407EDD"/>
    <w:rsid w:val="00410569"/>
    <w:rsid w:val="004106F0"/>
    <w:rsid w:val="0041338E"/>
    <w:rsid w:val="004133BD"/>
    <w:rsid w:val="00414C31"/>
    <w:rsid w:val="00414F25"/>
    <w:rsid w:val="00421C57"/>
    <w:rsid w:val="00421C5F"/>
    <w:rsid w:val="00421D5A"/>
    <w:rsid w:val="0042207F"/>
    <w:rsid w:val="00423B5F"/>
    <w:rsid w:val="00424D5F"/>
    <w:rsid w:val="004257D7"/>
    <w:rsid w:val="004318B4"/>
    <w:rsid w:val="00432C15"/>
    <w:rsid w:val="004367FE"/>
    <w:rsid w:val="00440C52"/>
    <w:rsid w:val="00450623"/>
    <w:rsid w:val="0045095A"/>
    <w:rsid w:val="004510A4"/>
    <w:rsid w:val="00451836"/>
    <w:rsid w:val="004523B1"/>
    <w:rsid w:val="0045476B"/>
    <w:rsid w:val="0045753A"/>
    <w:rsid w:val="00464494"/>
    <w:rsid w:val="004663CE"/>
    <w:rsid w:val="0046680E"/>
    <w:rsid w:val="00467526"/>
    <w:rsid w:val="00473C81"/>
    <w:rsid w:val="004741AB"/>
    <w:rsid w:val="00474951"/>
    <w:rsid w:val="00475586"/>
    <w:rsid w:val="0047675D"/>
    <w:rsid w:val="00476C1D"/>
    <w:rsid w:val="00477AB9"/>
    <w:rsid w:val="0048134B"/>
    <w:rsid w:val="00481826"/>
    <w:rsid w:val="0048217B"/>
    <w:rsid w:val="0048286A"/>
    <w:rsid w:val="00483E67"/>
    <w:rsid w:val="00487185"/>
    <w:rsid w:val="00490377"/>
    <w:rsid w:val="0049423E"/>
    <w:rsid w:val="00497920"/>
    <w:rsid w:val="004A2317"/>
    <w:rsid w:val="004A2DB1"/>
    <w:rsid w:val="004A6628"/>
    <w:rsid w:val="004A7441"/>
    <w:rsid w:val="004A7537"/>
    <w:rsid w:val="004A756A"/>
    <w:rsid w:val="004A7E1C"/>
    <w:rsid w:val="004B1671"/>
    <w:rsid w:val="004B1AF7"/>
    <w:rsid w:val="004B1BDF"/>
    <w:rsid w:val="004B423F"/>
    <w:rsid w:val="004C06A1"/>
    <w:rsid w:val="004C0AB6"/>
    <w:rsid w:val="004C6660"/>
    <w:rsid w:val="004C7D54"/>
    <w:rsid w:val="004D08C8"/>
    <w:rsid w:val="004D228A"/>
    <w:rsid w:val="004D310D"/>
    <w:rsid w:val="004D3D0B"/>
    <w:rsid w:val="004D7062"/>
    <w:rsid w:val="004E20E2"/>
    <w:rsid w:val="004E326A"/>
    <w:rsid w:val="004E4748"/>
    <w:rsid w:val="004E5523"/>
    <w:rsid w:val="004E62DE"/>
    <w:rsid w:val="004E67B2"/>
    <w:rsid w:val="004E725A"/>
    <w:rsid w:val="004F0BD9"/>
    <w:rsid w:val="004F101A"/>
    <w:rsid w:val="004F1996"/>
    <w:rsid w:val="004F75F6"/>
    <w:rsid w:val="00501C34"/>
    <w:rsid w:val="0050267B"/>
    <w:rsid w:val="00504F34"/>
    <w:rsid w:val="0050637C"/>
    <w:rsid w:val="005067B7"/>
    <w:rsid w:val="00510CDC"/>
    <w:rsid w:val="00511451"/>
    <w:rsid w:val="005125E0"/>
    <w:rsid w:val="00512E54"/>
    <w:rsid w:val="00517412"/>
    <w:rsid w:val="00517A6E"/>
    <w:rsid w:val="00521B79"/>
    <w:rsid w:val="00521F45"/>
    <w:rsid w:val="005227A6"/>
    <w:rsid w:val="00523FB1"/>
    <w:rsid w:val="00526BE9"/>
    <w:rsid w:val="00532760"/>
    <w:rsid w:val="0054405E"/>
    <w:rsid w:val="0055019A"/>
    <w:rsid w:val="005501D6"/>
    <w:rsid w:val="0055088B"/>
    <w:rsid w:val="00557B8E"/>
    <w:rsid w:val="00557F1B"/>
    <w:rsid w:val="005613F6"/>
    <w:rsid w:val="005630C8"/>
    <w:rsid w:val="00563289"/>
    <w:rsid w:val="00563426"/>
    <w:rsid w:val="00563B2A"/>
    <w:rsid w:val="00563B3E"/>
    <w:rsid w:val="0056434D"/>
    <w:rsid w:val="0056521A"/>
    <w:rsid w:val="00565F99"/>
    <w:rsid w:val="00566351"/>
    <w:rsid w:val="0056654B"/>
    <w:rsid w:val="005727E7"/>
    <w:rsid w:val="00574CCE"/>
    <w:rsid w:val="00576405"/>
    <w:rsid w:val="005765E2"/>
    <w:rsid w:val="00580C35"/>
    <w:rsid w:val="00580CB2"/>
    <w:rsid w:val="005815F3"/>
    <w:rsid w:val="00582849"/>
    <w:rsid w:val="005833F1"/>
    <w:rsid w:val="0058341F"/>
    <w:rsid w:val="00583DF2"/>
    <w:rsid w:val="00584896"/>
    <w:rsid w:val="00584F2D"/>
    <w:rsid w:val="005852B1"/>
    <w:rsid w:val="005963B0"/>
    <w:rsid w:val="00597E14"/>
    <w:rsid w:val="005A124C"/>
    <w:rsid w:val="005A5813"/>
    <w:rsid w:val="005B15A2"/>
    <w:rsid w:val="005B1BBC"/>
    <w:rsid w:val="005B3197"/>
    <w:rsid w:val="005B3C3B"/>
    <w:rsid w:val="005B6686"/>
    <w:rsid w:val="005B6DF2"/>
    <w:rsid w:val="005B7AF3"/>
    <w:rsid w:val="005C28B5"/>
    <w:rsid w:val="005C31D0"/>
    <w:rsid w:val="005C3C3A"/>
    <w:rsid w:val="005C4606"/>
    <w:rsid w:val="005C461F"/>
    <w:rsid w:val="005C5F15"/>
    <w:rsid w:val="005D2C95"/>
    <w:rsid w:val="005D2DAD"/>
    <w:rsid w:val="005D3754"/>
    <w:rsid w:val="005D56D8"/>
    <w:rsid w:val="005D6BFA"/>
    <w:rsid w:val="005D6F88"/>
    <w:rsid w:val="005F0A1C"/>
    <w:rsid w:val="005F3351"/>
    <w:rsid w:val="005F3EC1"/>
    <w:rsid w:val="005F5C03"/>
    <w:rsid w:val="005F61A2"/>
    <w:rsid w:val="005F64C9"/>
    <w:rsid w:val="005F7ED7"/>
    <w:rsid w:val="006027CF"/>
    <w:rsid w:val="00603217"/>
    <w:rsid w:val="00604705"/>
    <w:rsid w:val="006104DC"/>
    <w:rsid w:val="00615811"/>
    <w:rsid w:val="00615F52"/>
    <w:rsid w:val="006171F1"/>
    <w:rsid w:val="0062120D"/>
    <w:rsid w:val="00622CB3"/>
    <w:rsid w:val="00630E39"/>
    <w:rsid w:val="006413D3"/>
    <w:rsid w:val="00641B70"/>
    <w:rsid w:val="00643671"/>
    <w:rsid w:val="00643C9C"/>
    <w:rsid w:val="006444EB"/>
    <w:rsid w:val="00645AE9"/>
    <w:rsid w:val="00647C08"/>
    <w:rsid w:val="00651AC6"/>
    <w:rsid w:val="00653E90"/>
    <w:rsid w:val="0065408D"/>
    <w:rsid w:val="00656446"/>
    <w:rsid w:val="006564C3"/>
    <w:rsid w:val="00657FDB"/>
    <w:rsid w:val="006618D0"/>
    <w:rsid w:val="0066295C"/>
    <w:rsid w:val="0066360C"/>
    <w:rsid w:val="00664256"/>
    <w:rsid w:val="00664640"/>
    <w:rsid w:val="00664DA3"/>
    <w:rsid w:val="006661A7"/>
    <w:rsid w:val="00670CD6"/>
    <w:rsid w:val="006716B1"/>
    <w:rsid w:val="00671CC2"/>
    <w:rsid w:val="00675EBC"/>
    <w:rsid w:val="00682DBE"/>
    <w:rsid w:val="0068389B"/>
    <w:rsid w:val="00684D1B"/>
    <w:rsid w:val="00684E4E"/>
    <w:rsid w:val="0069178F"/>
    <w:rsid w:val="00692F5A"/>
    <w:rsid w:val="006954D6"/>
    <w:rsid w:val="00695C7B"/>
    <w:rsid w:val="00697FB7"/>
    <w:rsid w:val="006A3D0E"/>
    <w:rsid w:val="006A53E8"/>
    <w:rsid w:val="006B1DBD"/>
    <w:rsid w:val="006B252B"/>
    <w:rsid w:val="006B3333"/>
    <w:rsid w:val="006B3524"/>
    <w:rsid w:val="006C078A"/>
    <w:rsid w:val="006C0A5B"/>
    <w:rsid w:val="006C193E"/>
    <w:rsid w:val="006C397A"/>
    <w:rsid w:val="006C4A6B"/>
    <w:rsid w:val="006C4D80"/>
    <w:rsid w:val="006C5555"/>
    <w:rsid w:val="006C56BD"/>
    <w:rsid w:val="006C6947"/>
    <w:rsid w:val="006D1BAE"/>
    <w:rsid w:val="006D347E"/>
    <w:rsid w:val="006D35C7"/>
    <w:rsid w:val="006D5DB3"/>
    <w:rsid w:val="006E0DA1"/>
    <w:rsid w:val="006E2900"/>
    <w:rsid w:val="006E30F9"/>
    <w:rsid w:val="006E44A8"/>
    <w:rsid w:val="006E5667"/>
    <w:rsid w:val="006E5B4F"/>
    <w:rsid w:val="006E6A8D"/>
    <w:rsid w:val="006F1858"/>
    <w:rsid w:val="006F2255"/>
    <w:rsid w:val="006F3047"/>
    <w:rsid w:val="006F423C"/>
    <w:rsid w:val="006F643E"/>
    <w:rsid w:val="006F68E0"/>
    <w:rsid w:val="0070480F"/>
    <w:rsid w:val="00704AA9"/>
    <w:rsid w:val="00704F54"/>
    <w:rsid w:val="0070679B"/>
    <w:rsid w:val="00706818"/>
    <w:rsid w:val="007100B5"/>
    <w:rsid w:val="007109B8"/>
    <w:rsid w:val="00710C70"/>
    <w:rsid w:val="007118B7"/>
    <w:rsid w:val="00716542"/>
    <w:rsid w:val="007168AD"/>
    <w:rsid w:val="0071701A"/>
    <w:rsid w:val="00717967"/>
    <w:rsid w:val="00720425"/>
    <w:rsid w:val="007213FB"/>
    <w:rsid w:val="00726D52"/>
    <w:rsid w:val="00731329"/>
    <w:rsid w:val="0073163C"/>
    <w:rsid w:val="00731701"/>
    <w:rsid w:val="00732F1D"/>
    <w:rsid w:val="00732F3B"/>
    <w:rsid w:val="00734975"/>
    <w:rsid w:val="007349BB"/>
    <w:rsid w:val="00735887"/>
    <w:rsid w:val="00737BC2"/>
    <w:rsid w:val="00742E92"/>
    <w:rsid w:val="00742F2B"/>
    <w:rsid w:val="00743E48"/>
    <w:rsid w:val="0074680C"/>
    <w:rsid w:val="0074691F"/>
    <w:rsid w:val="00751494"/>
    <w:rsid w:val="0075154A"/>
    <w:rsid w:val="00756EC8"/>
    <w:rsid w:val="00757818"/>
    <w:rsid w:val="00762220"/>
    <w:rsid w:val="0076255B"/>
    <w:rsid w:val="0076541E"/>
    <w:rsid w:val="00765C45"/>
    <w:rsid w:val="00765E9B"/>
    <w:rsid w:val="00771E51"/>
    <w:rsid w:val="00774108"/>
    <w:rsid w:val="007745EB"/>
    <w:rsid w:val="00775F45"/>
    <w:rsid w:val="00776D87"/>
    <w:rsid w:val="00780149"/>
    <w:rsid w:val="00780390"/>
    <w:rsid w:val="00781B28"/>
    <w:rsid w:val="0078594A"/>
    <w:rsid w:val="00787F85"/>
    <w:rsid w:val="0079610A"/>
    <w:rsid w:val="00796237"/>
    <w:rsid w:val="007A10B8"/>
    <w:rsid w:val="007A1168"/>
    <w:rsid w:val="007A1AB5"/>
    <w:rsid w:val="007A2989"/>
    <w:rsid w:val="007A57D6"/>
    <w:rsid w:val="007A6083"/>
    <w:rsid w:val="007A6FE1"/>
    <w:rsid w:val="007B22B8"/>
    <w:rsid w:val="007B7255"/>
    <w:rsid w:val="007C08FB"/>
    <w:rsid w:val="007D00C1"/>
    <w:rsid w:val="007D60DA"/>
    <w:rsid w:val="007D689F"/>
    <w:rsid w:val="007E0AD8"/>
    <w:rsid w:val="007E4AC5"/>
    <w:rsid w:val="007E51F0"/>
    <w:rsid w:val="007E57E7"/>
    <w:rsid w:val="007F0CB9"/>
    <w:rsid w:val="007F0D91"/>
    <w:rsid w:val="007F388D"/>
    <w:rsid w:val="007F3BE7"/>
    <w:rsid w:val="007F3EC3"/>
    <w:rsid w:val="007F4C2B"/>
    <w:rsid w:val="007F6F69"/>
    <w:rsid w:val="007F7D5F"/>
    <w:rsid w:val="008003EC"/>
    <w:rsid w:val="00800AF0"/>
    <w:rsid w:val="00802802"/>
    <w:rsid w:val="00804C1F"/>
    <w:rsid w:val="00806E78"/>
    <w:rsid w:val="008072AA"/>
    <w:rsid w:val="008102A6"/>
    <w:rsid w:val="0081103B"/>
    <w:rsid w:val="00811175"/>
    <w:rsid w:val="008128F1"/>
    <w:rsid w:val="00813033"/>
    <w:rsid w:val="00813E1C"/>
    <w:rsid w:val="008156C5"/>
    <w:rsid w:val="00816408"/>
    <w:rsid w:val="00817266"/>
    <w:rsid w:val="008204C6"/>
    <w:rsid w:val="0082712C"/>
    <w:rsid w:val="00827896"/>
    <w:rsid w:val="00830F52"/>
    <w:rsid w:val="00831A7D"/>
    <w:rsid w:val="00831E8B"/>
    <w:rsid w:val="00834313"/>
    <w:rsid w:val="00835B9A"/>
    <w:rsid w:val="00840EBA"/>
    <w:rsid w:val="008431AA"/>
    <w:rsid w:val="00843A72"/>
    <w:rsid w:val="00845957"/>
    <w:rsid w:val="0084652B"/>
    <w:rsid w:val="008467BD"/>
    <w:rsid w:val="0085014D"/>
    <w:rsid w:val="0085101A"/>
    <w:rsid w:val="0085153F"/>
    <w:rsid w:val="00852A32"/>
    <w:rsid w:val="008553D5"/>
    <w:rsid w:val="00855B56"/>
    <w:rsid w:val="008569F6"/>
    <w:rsid w:val="008622A1"/>
    <w:rsid w:val="008627DD"/>
    <w:rsid w:val="008631F6"/>
    <w:rsid w:val="008638DF"/>
    <w:rsid w:val="00864DB4"/>
    <w:rsid w:val="0086585C"/>
    <w:rsid w:val="0086721C"/>
    <w:rsid w:val="0086735F"/>
    <w:rsid w:val="0086769A"/>
    <w:rsid w:val="00881B76"/>
    <w:rsid w:val="008831DB"/>
    <w:rsid w:val="008835D1"/>
    <w:rsid w:val="00883BEF"/>
    <w:rsid w:val="008842D0"/>
    <w:rsid w:val="00886146"/>
    <w:rsid w:val="0088644A"/>
    <w:rsid w:val="00886D5C"/>
    <w:rsid w:val="008915D1"/>
    <w:rsid w:val="00892BB8"/>
    <w:rsid w:val="00893FAC"/>
    <w:rsid w:val="008952D5"/>
    <w:rsid w:val="0089761B"/>
    <w:rsid w:val="008978B9"/>
    <w:rsid w:val="008A1D4E"/>
    <w:rsid w:val="008A1E02"/>
    <w:rsid w:val="008A2186"/>
    <w:rsid w:val="008A2F75"/>
    <w:rsid w:val="008A39CF"/>
    <w:rsid w:val="008B00A4"/>
    <w:rsid w:val="008B18B4"/>
    <w:rsid w:val="008B5935"/>
    <w:rsid w:val="008B7187"/>
    <w:rsid w:val="008B7EFF"/>
    <w:rsid w:val="008C00BD"/>
    <w:rsid w:val="008C0E41"/>
    <w:rsid w:val="008C0E7D"/>
    <w:rsid w:val="008C35A9"/>
    <w:rsid w:val="008C35E4"/>
    <w:rsid w:val="008C63BB"/>
    <w:rsid w:val="008D0112"/>
    <w:rsid w:val="008D02B2"/>
    <w:rsid w:val="008D08D5"/>
    <w:rsid w:val="008D22D7"/>
    <w:rsid w:val="008D6B56"/>
    <w:rsid w:val="008D7E9B"/>
    <w:rsid w:val="008E22C5"/>
    <w:rsid w:val="008E4CA4"/>
    <w:rsid w:val="008E55A3"/>
    <w:rsid w:val="008E725C"/>
    <w:rsid w:val="008F1799"/>
    <w:rsid w:val="008F28B9"/>
    <w:rsid w:val="008F5273"/>
    <w:rsid w:val="008F5D27"/>
    <w:rsid w:val="008F6179"/>
    <w:rsid w:val="008F6733"/>
    <w:rsid w:val="008F6B01"/>
    <w:rsid w:val="00901D90"/>
    <w:rsid w:val="00902695"/>
    <w:rsid w:val="009038F2"/>
    <w:rsid w:val="0090549A"/>
    <w:rsid w:val="00906806"/>
    <w:rsid w:val="00906EB3"/>
    <w:rsid w:val="009071F8"/>
    <w:rsid w:val="00907832"/>
    <w:rsid w:val="009101D0"/>
    <w:rsid w:val="00913129"/>
    <w:rsid w:val="009155DA"/>
    <w:rsid w:val="00915ABA"/>
    <w:rsid w:val="00920ED8"/>
    <w:rsid w:val="00923F7E"/>
    <w:rsid w:val="009247EB"/>
    <w:rsid w:val="00926434"/>
    <w:rsid w:val="009275FD"/>
    <w:rsid w:val="00931A91"/>
    <w:rsid w:val="0093285B"/>
    <w:rsid w:val="00933396"/>
    <w:rsid w:val="0093415A"/>
    <w:rsid w:val="009347C9"/>
    <w:rsid w:val="009413A1"/>
    <w:rsid w:val="00942D53"/>
    <w:rsid w:val="0094643B"/>
    <w:rsid w:val="0095227F"/>
    <w:rsid w:val="009527F4"/>
    <w:rsid w:val="00953E54"/>
    <w:rsid w:val="0095410B"/>
    <w:rsid w:val="0095498C"/>
    <w:rsid w:val="00956B9E"/>
    <w:rsid w:val="00956C85"/>
    <w:rsid w:val="009574C1"/>
    <w:rsid w:val="00957A5A"/>
    <w:rsid w:val="00963ABB"/>
    <w:rsid w:val="009650B4"/>
    <w:rsid w:val="009664DC"/>
    <w:rsid w:val="00967B53"/>
    <w:rsid w:val="00974CAE"/>
    <w:rsid w:val="00975CE1"/>
    <w:rsid w:val="009773EE"/>
    <w:rsid w:val="00977512"/>
    <w:rsid w:val="00980C5F"/>
    <w:rsid w:val="0098123C"/>
    <w:rsid w:val="00982415"/>
    <w:rsid w:val="0098741E"/>
    <w:rsid w:val="009874E7"/>
    <w:rsid w:val="00993837"/>
    <w:rsid w:val="00996AAC"/>
    <w:rsid w:val="009A29E0"/>
    <w:rsid w:val="009A2DCD"/>
    <w:rsid w:val="009A65A2"/>
    <w:rsid w:val="009A7F02"/>
    <w:rsid w:val="009B1E22"/>
    <w:rsid w:val="009B26AE"/>
    <w:rsid w:val="009B3B1B"/>
    <w:rsid w:val="009B4286"/>
    <w:rsid w:val="009B4B3B"/>
    <w:rsid w:val="009B65EB"/>
    <w:rsid w:val="009B6D0C"/>
    <w:rsid w:val="009C1720"/>
    <w:rsid w:val="009C26BE"/>
    <w:rsid w:val="009C30D4"/>
    <w:rsid w:val="009C3445"/>
    <w:rsid w:val="009C4D8C"/>
    <w:rsid w:val="009C52E2"/>
    <w:rsid w:val="009D2275"/>
    <w:rsid w:val="009D25F0"/>
    <w:rsid w:val="009D42A8"/>
    <w:rsid w:val="009D6B1A"/>
    <w:rsid w:val="009E0679"/>
    <w:rsid w:val="009F03C6"/>
    <w:rsid w:val="009F062B"/>
    <w:rsid w:val="009F1BD7"/>
    <w:rsid w:val="009F4967"/>
    <w:rsid w:val="009F4E71"/>
    <w:rsid w:val="009F55F6"/>
    <w:rsid w:val="009F71DC"/>
    <w:rsid w:val="009F7883"/>
    <w:rsid w:val="00A038A6"/>
    <w:rsid w:val="00A05A6D"/>
    <w:rsid w:val="00A05EB2"/>
    <w:rsid w:val="00A06699"/>
    <w:rsid w:val="00A067E7"/>
    <w:rsid w:val="00A06BC7"/>
    <w:rsid w:val="00A111C0"/>
    <w:rsid w:val="00A13040"/>
    <w:rsid w:val="00A1363C"/>
    <w:rsid w:val="00A17982"/>
    <w:rsid w:val="00A17E82"/>
    <w:rsid w:val="00A24795"/>
    <w:rsid w:val="00A26339"/>
    <w:rsid w:val="00A33740"/>
    <w:rsid w:val="00A34E77"/>
    <w:rsid w:val="00A35CD4"/>
    <w:rsid w:val="00A36BCF"/>
    <w:rsid w:val="00A37299"/>
    <w:rsid w:val="00A37A53"/>
    <w:rsid w:val="00A4377D"/>
    <w:rsid w:val="00A44A10"/>
    <w:rsid w:val="00A44D3C"/>
    <w:rsid w:val="00A52177"/>
    <w:rsid w:val="00A524C2"/>
    <w:rsid w:val="00A5340F"/>
    <w:rsid w:val="00A551E7"/>
    <w:rsid w:val="00A55E82"/>
    <w:rsid w:val="00A56668"/>
    <w:rsid w:val="00A609E3"/>
    <w:rsid w:val="00A61375"/>
    <w:rsid w:val="00A63204"/>
    <w:rsid w:val="00A6335A"/>
    <w:rsid w:val="00A667A4"/>
    <w:rsid w:val="00A67DF6"/>
    <w:rsid w:val="00A7001F"/>
    <w:rsid w:val="00A7122E"/>
    <w:rsid w:val="00A715CB"/>
    <w:rsid w:val="00A71AAB"/>
    <w:rsid w:val="00A71F08"/>
    <w:rsid w:val="00A7294E"/>
    <w:rsid w:val="00A73BE7"/>
    <w:rsid w:val="00A754A4"/>
    <w:rsid w:val="00A7749E"/>
    <w:rsid w:val="00A7791A"/>
    <w:rsid w:val="00A820C1"/>
    <w:rsid w:val="00A830B5"/>
    <w:rsid w:val="00A84A2B"/>
    <w:rsid w:val="00A875C7"/>
    <w:rsid w:val="00A8793C"/>
    <w:rsid w:val="00A87A03"/>
    <w:rsid w:val="00A902CA"/>
    <w:rsid w:val="00A954E1"/>
    <w:rsid w:val="00AA00EF"/>
    <w:rsid w:val="00AA5544"/>
    <w:rsid w:val="00AA5EB2"/>
    <w:rsid w:val="00AA743F"/>
    <w:rsid w:val="00AA766A"/>
    <w:rsid w:val="00AB66B8"/>
    <w:rsid w:val="00AB69C9"/>
    <w:rsid w:val="00AB6BF6"/>
    <w:rsid w:val="00AC041C"/>
    <w:rsid w:val="00AC1F2C"/>
    <w:rsid w:val="00AC2724"/>
    <w:rsid w:val="00AC4206"/>
    <w:rsid w:val="00AC5C48"/>
    <w:rsid w:val="00AC6FE7"/>
    <w:rsid w:val="00AD05B6"/>
    <w:rsid w:val="00AD1DA5"/>
    <w:rsid w:val="00AD4235"/>
    <w:rsid w:val="00AD45D9"/>
    <w:rsid w:val="00AD6888"/>
    <w:rsid w:val="00AE0923"/>
    <w:rsid w:val="00AE22C6"/>
    <w:rsid w:val="00AE2BD6"/>
    <w:rsid w:val="00AE5F93"/>
    <w:rsid w:val="00AE7DA8"/>
    <w:rsid w:val="00AF33B2"/>
    <w:rsid w:val="00AF48FE"/>
    <w:rsid w:val="00B000BE"/>
    <w:rsid w:val="00B00520"/>
    <w:rsid w:val="00B022EE"/>
    <w:rsid w:val="00B024B5"/>
    <w:rsid w:val="00B02C9C"/>
    <w:rsid w:val="00B05331"/>
    <w:rsid w:val="00B07637"/>
    <w:rsid w:val="00B07916"/>
    <w:rsid w:val="00B13E4D"/>
    <w:rsid w:val="00B14125"/>
    <w:rsid w:val="00B1442D"/>
    <w:rsid w:val="00B151CD"/>
    <w:rsid w:val="00B1523C"/>
    <w:rsid w:val="00B16623"/>
    <w:rsid w:val="00B1663D"/>
    <w:rsid w:val="00B16B2B"/>
    <w:rsid w:val="00B2007F"/>
    <w:rsid w:val="00B23383"/>
    <w:rsid w:val="00B23AB2"/>
    <w:rsid w:val="00B25846"/>
    <w:rsid w:val="00B3152C"/>
    <w:rsid w:val="00B32D60"/>
    <w:rsid w:val="00B34B28"/>
    <w:rsid w:val="00B366FF"/>
    <w:rsid w:val="00B41685"/>
    <w:rsid w:val="00B42441"/>
    <w:rsid w:val="00B445A9"/>
    <w:rsid w:val="00B4613F"/>
    <w:rsid w:val="00B46146"/>
    <w:rsid w:val="00B468F0"/>
    <w:rsid w:val="00B50E2C"/>
    <w:rsid w:val="00B51DB6"/>
    <w:rsid w:val="00B51E93"/>
    <w:rsid w:val="00B52011"/>
    <w:rsid w:val="00B6303C"/>
    <w:rsid w:val="00B638E5"/>
    <w:rsid w:val="00B64FA7"/>
    <w:rsid w:val="00B6631D"/>
    <w:rsid w:val="00B66460"/>
    <w:rsid w:val="00B70254"/>
    <w:rsid w:val="00B70941"/>
    <w:rsid w:val="00B71670"/>
    <w:rsid w:val="00B71F7F"/>
    <w:rsid w:val="00B72D62"/>
    <w:rsid w:val="00B72FEC"/>
    <w:rsid w:val="00B75EF4"/>
    <w:rsid w:val="00B779A2"/>
    <w:rsid w:val="00B8140C"/>
    <w:rsid w:val="00B86ADC"/>
    <w:rsid w:val="00B928B9"/>
    <w:rsid w:val="00BA1534"/>
    <w:rsid w:val="00BA23F6"/>
    <w:rsid w:val="00BA6AA6"/>
    <w:rsid w:val="00BA6ABC"/>
    <w:rsid w:val="00BA6E02"/>
    <w:rsid w:val="00BB1BA1"/>
    <w:rsid w:val="00BB51D1"/>
    <w:rsid w:val="00BB5463"/>
    <w:rsid w:val="00BC206F"/>
    <w:rsid w:val="00BC303B"/>
    <w:rsid w:val="00BC4DA4"/>
    <w:rsid w:val="00BC70CB"/>
    <w:rsid w:val="00BD0061"/>
    <w:rsid w:val="00BD1F99"/>
    <w:rsid w:val="00BD2184"/>
    <w:rsid w:val="00BD4DB2"/>
    <w:rsid w:val="00BD4DCE"/>
    <w:rsid w:val="00BE187F"/>
    <w:rsid w:val="00BE188D"/>
    <w:rsid w:val="00BE3FA9"/>
    <w:rsid w:val="00BE7139"/>
    <w:rsid w:val="00BF2E95"/>
    <w:rsid w:val="00BF3201"/>
    <w:rsid w:val="00BF3B30"/>
    <w:rsid w:val="00BF7C0C"/>
    <w:rsid w:val="00C0117D"/>
    <w:rsid w:val="00C02CAA"/>
    <w:rsid w:val="00C03F95"/>
    <w:rsid w:val="00C04055"/>
    <w:rsid w:val="00C06004"/>
    <w:rsid w:val="00C0790E"/>
    <w:rsid w:val="00C135FC"/>
    <w:rsid w:val="00C13ED9"/>
    <w:rsid w:val="00C16047"/>
    <w:rsid w:val="00C17664"/>
    <w:rsid w:val="00C20E5F"/>
    <w:rsid w:val="00C215DA"/>
    <w:rsid w:val="00C24762"/>
    <w:rsid w:val="00C24B57"/>
    <w:rsid w:val="00C26C70"/>
    <w:rsid w:val="00C26C97"/>
    <w:rsid w:val="00C26E1B"/>
    <w:rsid w:val="00C31223"/>
    <w:rsid w:val="00C327A7"/>
    <w:rsid w:val="00C327BD"/>
    <w:rsid w:val="00C34528"/>
    <w:rsid w:val="00C3559B"/>
    <w:rsid w:val="00C35892"/>
    <w:rsid w:val="00C43175"/>
    <w:rsid w:val="00C46485"/>
    <w:rsid w:val="00C5298E"/>
    <w:rsid w:val="00C54546"/>
    <w:rsid w:val="00C57FB5"/>
    <w:rsid w:val="00C618A0"/>
    <w:rsid w:val="00C63335"/>
    <w:rsid w:val="00C64789"/>
    <w:rsid w:val="00C65D24"/>
    <w:rsid w:val="00C65DF1"/>
    <w:rsid w:val="00C65F40"/>
    <w:rsid w:val="00C675CC"/>
    <w:rsid w:val="00C70167"/>
    <w:rsid w:val="00C7206A"/>
    <w:rsid w:val="00C7382B"/>
    <w:rsid w:val="00C7516E"/>
    <w:rsid w:val="00C850A1"/>
    <w:rsid w:val="00C85BC1"/>
    <w:rsid w:val="00C907A0"/>
    <w:rsid w:val="00C90875"/>
    <w:rsid w:val="00C915E3"/>
    <w:rsid w:val="00C94145"/>
    <w:rsid w:val="00CA0971"/>
    <w:rsid w:val="00CA0A7B"/>
    <w:rsid w:val="00CA154B"/>
    <w:rsid w:val="00CA1F37"/>
    <w:rsid w:val="00CA245D"/>
    <w:rsid w:val="00CA3802"/>
    <w:rsid w:val="00CB35CE"/>
    <w:rsid w:val="00CB3632"/>
    <w:rsid w:val="00CB436A"/>
    <w:rsid w:val="00CB547E"/>
    <w:rsid w:val="00CB76DA"/>
    <w:rsid w:val="00CC0F4F"/>
    <w:rsid w:val="00CC4D5B"/>
    <w:rsid w:val="00CC550A"/>
    <w:rsid w:val="00CC56C2"/>
    <w:rsid w:val="00CC5E67"/>
    <w:rsid w:val="00CC6671"/>
    <w:rsid w:val="00CC77FC"/>
    <w:rsid w:val="00CC7C56"/>
    <w:rsid w:val="00CD07BD"/>
    <w:rsid w:val="00CD0DB6"/>
    <w:rsid w:val="00CD322A"/>
    <w:rsid w:val="00CD5040"/>
    <w:rsid w:val="00CE3FC3"/>
    <w:rsid w:val="00CE4256"/>
    <w:rsid w:val="00CE5B84"/>
    <w:rsid w:val="00CF62AD"/>
    <w:rsid w:val="00CF7CF9"/>
    <w:rsid w:val="00D03556"/>
    <w:rsid w:val="00D04510"/>
    <w:rsid w:val="00D05E38"/>
    <w:rsid w:val="00D062C0"/>
    <w:rsid w:val="00D0670B"/>
    <w:rsid w:val="00D067FD"/>
    <w:rsid w:val="00D072F9"/>
    <w:rsid w:val="00D11820"/>
    <w:rsid w:val="00D1520F"/>
    <w:rsid w:val="00D20375"/>
    <w:rsid w:val="00D21B5C"/>
    <w:rsid w:val="00D241B3"/>
    <w:rsid w:val="00D3183C"/>
    <w:rsid w:val="00D31CF9"/>
    <w:rsid w:val="00D3433E"/>
    <w:rsid w:val="00D35083"/>
    <w:rsid w:val="00D359DF"/>
    <w:rsid w:val="00D361E5"/>
    <w:rsid w:val="00D37FCE"/>
    <w:rsid w:val="00D403FC"/>
    <w:rsid w:val="00D42D18"/>
    <w:rsid w:val="00D43054"/>
    <w:rsid w:val="00D43427"/>
    <w:rsid w:val="00D446B1"/>
    <w:rsid w:val="00D52294"/>
    <w:rsid w:val="00D52C39"/>
    <w:rsid w:val="00D55D49"/>
    <w:rsid w:val="00D56EB6"/>
    <w:rsid w:val="00D57EA0"/>
    <w:rsid w:val="00D612D1"/>
    <w:rsid w:val="00D61455"/>
    <w:rsid w:val="00D644A7"/>
    <w:rsid w:val="00D64E41"/>
    <w:rsid w:val="00D7015F"/>
    <w:rsid w:val="00D7657D"/>
    <w:rsid w:val="00D81554"/>
    <w:rsid w:val="00D83E9C"/>
    <w:rsid w:val="00D84F5B"/>
    <w:rsid w:val="00D8537A"/>
    <w:rsid w:val="00D86124"/>
    <w:rsid w:val="00D86464"/>
    <w:rsid w:val="00D8665C"/>
    <w:rsid w:val="00D868CF"/>
    <w:rsid w:val="00D92D64"/>
    <w:rsid w:val="00D9586C"/>
    <w:rsid w:val="00DA00A0"/>
    <w:rsid w:val="00DA2937"/>
    <w:rsid w:val="00DA5BD0"/>
    <w:rsid w:val="00DA7968"/>
    <w:rsid w:val="00DB11FA"/>
    <w:rsid w:val="00DB1F55"/>
    <w:rsid w:val="00DB2C18"/>
    <w:rsid w:val="00DB2DAF"/>
    <w:rsid w:val="00DB40B8"/>
    <w:rsid w:val="00DB4F8A"/>
    <w:rsid w:val="00DB507C"/>
    <w:rsid w:val="00DC03E5"/>
    <w:rsid w:val="00DC518E"/>
    <w:rsid w:val="00DC5F9F"/>
    <w:rsid w:val="00DC67E0"/>
    <w:rsid w:val="00DD0140"/>
    <w:rsid w:val="00DD0959"/>
    <w:rsid w:val="00DD1099"/>
    <w:rsid w:val="00DD2BB1"/>
    <w:rsid w:val="00DD3566"/>
    <w:rsid w:val="00DD40DC"/>
    <w:rsid w:val="00DD49ED"/>
    <w:rsid w:val="00DD5767"/>
    <w:rsid w:val="00DD6077"/>
    <w:rsid w:val="00DE0B88"/>
    <w:rsid w:val="00DE2358"/>
    <w:rsid w:val="00DE24C3"/>
    <w:rsid w:val="00DE4D3D"/>
    <w:rsid w:val="00DF03C3"/>
    <w:rsid w:val="00DF119F"/>
    <w:rsid w:val="00DF188F"/>
    <w:rsid w:val="00DF2F17"/>
    <w:rsid w:val="00DF3A48"/>
    <w:rsid w:val="00DF42F7"/>
    <w:rsid w:val="00E008E1"/>
    <w:rsid w:val="00E054E4"/>
    <w:rsid w:val="00E057DF"/>
    <w:rsid w:val="00E06776"/>
    <w:rsid w:val="00E13D62"/>
    <w:rsid w:val="00E14499"/>
    <w:rsid w:val="00E159BB"/>
    <w:rsid w:val="00E20943"/>
    <w:rsid w:val="00E2142E"/>
    <w:rsid w:val="00E233AB"/>
    <w:rsid w:val="00E24D4F"/>
    <w:rsid w:val="00E30696"/>
    <w:rsid w:val="00E307E5"/>
    <w:rsid w:val="00E30995"/>
    <w:rsid w:val="00E30FB9"/>
    <w:rsid w:val="00E31D7A"/>
    <w:rsid w:val="00E32A31"/>
    <w:rsid w:val="00E42F3C"/>
    <w:rsid w:val="00E44EF0"/>
    <w:rsid w:val="00E4523C"/>
    <w:rsid w:val="00E459D0"/>
    <w:rsid w:val="00E4654F"/>
    <w:rsid w:val="00E50503"/>
    <w:rsid w:val="00E51306"/>
    <w:rsid w:val="00E52736"/>
    <w:rsid w:val="00E53495"/>
    <w:rsid w:val="00E53802"/>
    <w:rsid w:val="00E53D50"/>
    <w:rsid w:val="00E621DD"/>
    <w:rsid w:val="00E64B14"/>
    <w:rsid w:val="00E65AEF"/>
    <w:rsid w:val="00E67AE3"/>
    <w:rsid w:val="00E71192"/>
    <w:rsid w:val="00E712BB"/>
    <w:rsid w:val="00E71520"/>
    <w:rsid w:val="00E724D6"/>
    <w:rsid w:val="00E74A7F"/>
    <w:rsid w:val="00E751C2"/>
    <w:rsid w:val="00E810D0"/>
    <w:rsid w:val="00E8131C"/>
    <w:rsid w:val="00E818B8"/>
    <w:rsid w:val="00E82522"/>
    <w:rsid w:val="00E83CFC"/>
    <w:rsid w:val="00E87EC8"/>
    <w:rsid w:val="00E90755"/>
    <w:rsid w:val="00E91B68"/>
    <w:rsid w:val="00E9264E"/>
    <w:rsid w:val="00E929E7"/>
    <w:rsid w:val="00E92E4F"/>
    <w:rsid w:val="00E94CE6"/>
    <w:rsid w:val="00EA049F"/>
    <w:rsid w:val="00EA13EF"/>
    <w:rsid w:val="00EA2357"/>
    <w:rsid w:val="00EB45B0"/>
    <w:rsid w:val="00EB6B11"/>
    <w:rsid w:val="00EB7494"/>
    <w:rsid w:val="00EB760C"/>
    <w:rsid w:val="00EC02D5"/>
    <w:rsid w:val="00EC2303"/>
    <w:rsid w:val="00EC33F9"/>
    <w:rsid w:val="00EC3E10"/>
    <w:rsid w:val="00EC5DEF"/>
    <w:rsid w:val="00EC63E7"/>
    <w:rsid w:val="00ED0202"/>
    <w:rsid w:val="00ED2364"/>
    <w:rsid w:val="00EE293E"/>
    <w:rsid w:val="00EE3707"/>
    <w:rsid w:val="00EE3D5A"/>
    <w:rsid w:val="00EE77BD"/>
    <w:rsid w:val="00EF23F0"/>
    <w:rsid w:val="00EF2DF1"/>
    <w:rsid w:val="00EF3C49"/>
    <w:rsid w:val="00EF556B"/>
    <w:rsid w:val="00EF61FB"/>
    <w:rsid w:val="00F004E2"/>
    <w:rsid w:val="00F0227E"/>
    <w:rsid w:val="00F029BF"/>
    <w:rsid w:val="00F05596"/>
    <w:rsid w:val="00F0565D"/>
    <w:rsid w:val="00F05BFA"/>
    <w:rsid w:val="00F07280"/>
    <w:rsid w:val="00F079A7"/>
    <w:rsid w:val="00F07F38"/>
    <w:rsid w:val="00F10786"/>
    <w:rsid w:val="00F1251B"/>
    <w:rsid w:val="00F12C03"/>
    <w:rsid w:val="00F12DF7"/>
    <w:rsid w:val="00F15F28"/>
    <w:rsid w:val="00F210F1"/>
    <w:rsid w:val="00F212D5"/>
    <w:rsid w:val="00F23298"/>
    <w:rsid w:val="00F25A06"/>
    <w:rsid w:val="00F27E4A"/>
    <w:rsid w:val="00F30C0F"/>
    <w:rsid w:val="00F30F99"/>
    <w:rsid w:val="00F312EE"/>
    <w:rsid w:val="00F346D1"/>
    <w:rsid w:val="00F367DA"/>
    <w:rsid w:val="00F36E41"/>
    <w:rsid w:val="00F37F00"/>
    <w:rsid w:val="00F40A1F"/>
    <w:rsid w:val="00F41D5B"/>
    <w:rsid w:val="00F4311A"/>
    <w:rsid w:val="00F43E25"/>
    <w:rsid w:val="00F4480E"/>
    <w:rsid w:val="00F46AD7"/>
    <w:rsid w:val="00F47889"/>
    <w:rsid w:val="00F54853"/>
    <w:rsid w:val="00F54945"/>
    <w:rsid w:val="00F550D4"/>
    <w:rsid w:val="00F5681C"/>
    <w:rsid w:val="00F56D89"/>
    <w:rsid w:val="00F574D5"/>
    <w:rsid w:val="00F60462"/>
    <w:rsid w:val="00F610CC"/>
    <w:rsid w:val="00F6241E"/>
    <w:rsid w:val="00F62B72"/>
    <w:rsid w:val="00F62D25"/>
    <w:rsid w:val="00F6357E"/>
    <w:rsid w:val="00F64938"/>
    <w:rsid w:val="00F6501C"/>
    <w:rsid w:val="00F65957"/>
    <w:rsid w:val="00F702FA"/>
    <w:rsid w:val="00F763A4"/>
    <w:rsid w:val="00F76ABA"/>
    <w:rsid w:val="00F82B55"/>
    <w:rsid w:val="00F8642F"/>
    <w:rsid w:val="00F90147"/>
    <w:rsid w:val="00F90305"/>
    <w:rsid w:val="00F9087A"/>
    <w:rsid w:val="00F92D67"/>
    <w:rsid w:val="00F953CA"/>
    <w:rsid w:val="00F96347"/>
    <w:rsid w:val="00FA01DF"/>
    <w:rsid w:val="00FA4A9B"/>
    <w:rsid w:val="00FA59C4"/>
    <w:rsid w:val="00FA5B94"/>
    <w:rsid w:val="00FA684C"/>
    <w:rsid w:val="00FA6C75"/>
    <w:rsid w:val="00FB0073"/>
    <w:rsid w:val="00FB186B"/>
    <w:rsid w:val="00FB3FC6"/>
    <w:rsid w:val="00FB6543"/>
    <w:rsid w:val="00FB7B1F"/>
    <w:rsid w:val="00FC17FF"/>
    <w:rsid w:val="00FC1D4B"/>
    <w:rsid w:val="00FC2521"/>
    <w:rsid w:val="00FC305B"/>
    <w:rsid w:val="00FC3E14"/>
    <w:rsid w:val="00FC4C39"/>
    <w:rsid w:val="00FC5DA3"/>
    <w:rsid w:val="00FC606F"/>
    <w:rsid w:val="00FC7092"/>
    <w:rsid w:val="00FD1284"/>
    <w:rsid w:val="00FD1C8C"/>
    <w:rsid w:val="00FD21F7"/>
    <w:rsid w:val="00FD3BAF"/>
    <w:rsid w:val="00FD487E"/>
    <w:rsid w:val="00FD769A"/>
    <w:rsid w:val="00FE07C2"/>
    <w:rsid w:val="00FE094E"/>
    <w:rsid w:val="00FE6095"/>
    <w:rsid w:val="00FF0EC9"/>
    <w:rsid w:val="00FF1CFC"/>
    <w:rsid w:val="00FF3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9" w:unhideWhenUsed="0" w:qFormat="1"/>
    <w:lsdException w:name="heading 2" w:semiHidden="0" w:uiPriority="99" w:unhideWhenUsed="0" w:qFormat="1"/>
    <w:lsdException w:name="heading 3" w:semiHidden="0" w:uiPriority="99" w:unhideWhenUsed="0" w:qFormat="1"/>
    <w:lsdException w:name="heading 4" w:semiHidden="0" w:uiPriority="99" w:unhideWhenUsed="0" w:qFormat="1"/>
    <w:lsdException w:name="heading 5" w:semiHidden="0" w:uiPriority="99" w:unhideWhenUsed="0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caption" w:uiPriority="35" w:qFormat="1"/>
    <w:lsdException w:name="List Bullet" w:semiHidden="0" w:unhideWhenUsed="0"/>
    <w:lsdException w:name="Title" w:semiHidden="0" w:unhideWhenUsed="0" w:qFormat="1"/>
    <w:lsdException w:name="Default Paragraph Font" w:uiPriority="1"/>
    <w:lsdException w:name="Body Text Indent" w:uiPriority="99"/>
    <w:lsdException w:name="Subtitle" w:semiHidden="0" w:uiPriority="11" w:unhideWhenUsed="0" w:qFormat="1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Document Map" w:uiPriority="99"/>
    <w:lsdException w:name="HTML Top of Form" w:uiPriority="99"/>
    <w:lsdException w:name="HTML Bottom of Form" w:uiPriority="99"/>
    <w:lsdException w:name="Normal Table" w:uiPriority="99"/>
    <w:lsdException w:name="annotation subject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Table Grid" w:semiHidden="0" w:uiPriority="99" w:unhideWhenUsed="0"/>
    <w:lsdException w:name="Table Theme" w:semiHidden="0" w:uiPriority="9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5EB2"/>
    <w:pPr>
      <w:spacing w:after="120"/>
      <w:jc w:val="both"/>
    </w:pPr>
    <w:rPr>
      <w:rFonts w:ascii="Book Antiqua" w:hAnsi="Book Antiqua"/>
    </w:rPr>
  </w:style>
  <w:style w:type="paragraph" w:styleId="1">
    <w:name w:val="heading 1"/>
    <w:basedOn w:val="a"/>
    <w:next w:val="a"/>
    <w:link w:val="1Char"/>
    <w:uiPriority w:val="99"/>
    <w:qFormat/>
    <w:pPr>
      <w:keepNext/>
      <w:keepLines/>
      <w:numPr>
        <w:numId w:val="1"/>
      </w:numPr>
      <w:tabs>
        <w:tab w:val="left" w:pos="3600"/>
      </w:tabs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9"/>
    <w:qFormat/>
    <w:pPr>
      <w:keepNext/>
      <w:keepLines/>
      <w:numPr>
        <w:ilvl w:val="1"/>
        <w:numId w:val="1"/>
      </w:numPr>
      <w:tabs>
        <w:tab w:val="left" w:pos="432"/>
      </w:tabs>
      <w:spacing w:before="260" w:after="260" w:line="416" w:lineRule="auto"/>
      <w:outlineLvl w:val="1"/>
    </w:pPr>
    <w:rPr>
      <w:rFonts w:ascii="Arial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9"/>
    <w:qFormat/>
    <w:pPr>
      <w:keepNext/>
      <w:keepLines/>
      <w:numPr>
        <w:ilvl w:val="2"/>
        <w:numId w:val="1"/>
      </w:numPr>
      <w:tabs>
        <w:tab w:val="left" w:pos="432"/>
      </w:tabs>
      <w:spacing w:before="260" w:after="260" w:line="360" w:lineRule="auto"/>
      <w:outlineLvl w:val="2"/>
    </w:pPr>
    <w:rPr>
      <w:rFonts w:ascii="Arial" w:hAnsi="Arial"/>
      <w:b/>
      <w:bCs/>
      <w:sz w:val="30"/>
      <w:szCs w:val="30"/>
    </w:rPr>
  </w:style>
  <w:style w:type="paragraph" w:styleId="4">
    <w:name w:val="heading 4"/>
    <w:basedOn w:val="a"/>
    <w:next w:val="a"/>
    <w:link w:val="4Char"/>
    <w:uiPriority w:val="99"/>
    <w:qFormat/>
    <w:pPr>
      <w:keepNext/>
      <w:keepLines/>
      <w:numPr>
        <w:ilvl w:val="3"/>
        <w:numId w:val="1"/>
      </w:numPr>
      <w:tabs>
        <w:tab w:val="left" w:pos="432"/>
      </w:tabs>
      <w:spacing w:before="60" w:line="288" w:lineRule="auto"/>
      <w:jc w:val="left"/>
      <w:outlineLvl w:val="3"/>
    </w:pPr>
    <w:rPr>
      <w:rFonts w:ascii="Arial" w:hAnsi="Arial"/>
      <w:b/>
      <w:bCs/>
      <w:spacing w:val="5"/>
      <w:kern w:val="20"/>
      <w:sz w:val="28"/>
      <w:szCs w:val="28"/>
    </w:rPr>
  </w:style>
  <w:style w:type="paragraph" w:styleId="5">
    <w:name w:val="heading 5"/>
    <w:basedOn w:val="a"/>
    <w:next w:val="a"/>
    <w:link w:val="5Char"/>
    <w:uiPriority w:val="99"/>
    <w:qFormat/>
    <w:pPr>
      <w:keepNext/>
      <w:keepLines/>
      <w:numPr>
        <w:ilvl w:val="4"/>
        <w:numId w:val="1"/>
      </w:numPr>
      <w:tabs>
        <w:tab w:val="clear" w:pos="1008"/>
        <w:tab w:val="left" w:pos="432"/>
      </w:tabs>
      <w:spacing w:before="280" w:after="290" w:line="377" w:lineRule="auto"/>
      <w:ind w:left="360" w:hanging="360"/>
      <w:jc w:val="left"/>
      <w:outlineLvl w:val="4"/>
    </w:pPr>
    <w:rPr>
      <w:rFonts w:ascii="Arial" w:hAnsi="Arial"/>
      <w:b/>
      <w:bCs/>
      <w:sz w:val="24"/>
      <w:szCs w:val="24"/>
    </w:rPr>
  </w:style>
  <w:style w:type="paragraph" w:styleId="6">
    <w:name w:val="heading 6"/>
    <w:basedOn w:val="a"/>
    <w:next w:val="a0"/>
    <w:link w:val="6Char"/>
    <w:qFormat/>
    <w:pPr>
      <w:keepNext/>
      <w:keepLines/>
      <w:numPr>
        <w:ilvl w:val="5"/>
        <w:numId w:val="1"/>
      </w:numPr>
      <w:tabs>
        <w:tab w:val="left" w:pos="432"/>
        <w:tab w:val="left" w:pos="851"/>
      </w:tabs>
      <w:spacing w:line="360" w:lineRule="auto"/>
      <w:jc w:val="left"/>
      <w:outlineLvl w:val="5"/>
    </w:pPr>
    <w:rPr>
      <w:i/>
      <w:spacing w:val="5"/>
      <w:kern w:val="20"/>
    </w:rPr>
  </w:style>
  <w:style w:type="paragraph" w:styleId="7">
    <w:name w:val="heading 7"/>
    <w:basedOn w:val="a"/>
    <w:next w:val="a0"/>
    <w:link w:val="7Char"/>
    <w:qFormat/>
    <w:pPr>
      <w:keepNext/>
      <w:keepLines/>
      <w:numPr>
        <w:ilvl w:val="6"/>
        <w:numId w:val="1"/>
      </w:numPr>
      <w:tabs>
        <w:tab w:val="left" w:pos="432"/>
      </w:tabs>
      <w:spacing w:line="360" w:lineRule="auto"/>
      <w:jc w:val="left"/>
      <w:outlineLvl w:val="6"/>
    </w:pPr>
    <w:rPr>
      <w:smallCaps/>
      <w:kern w:val="20"/>
    </w:rPr>
  </w:style>
  <w:style w:type="paragraph" w:styleId="8">
    <w:name w:val="heading 8"/>
    <w:basedOn w:val="a"/>
    <w:next w:val="a0"/>
    <w:link w:val="8Char"/>
    <w:qFormat/>
    <w:pPr>
      <w:keepNext/>
      <w:keepLines/>
      <w:numPr>
        <w:ilvl w:val="7"/>
        <w:numId w:val="1"/>
      </w:numPr>
      <w:tabs>
        <w:tab w:val="left" w:pos="432"/>
      </w:tabs>
      <w:spacing w:line="360" w:lineRule="auto"/>
      <w:jc w:val="left"/>
      <w:outlineLvl w:val="7"/>
    </w:pPr>
    <w:rPr>
      <w:i/>
      <w:spacing w:val="5"/>
      <w:kern w:val="20"/>
      <w:sz w:val="24"/>
    </w:rPr>
  </w:style>
  <w:style w:type="paragraph" w:styleId="9">
    <w:name w:val="heading 9"/>
    <w:basedOn w:val="a"/>
    <w:next w:val="a0"/>
    <w:link w:val="9Char"/>
    <w:qFormat/>
    <w:pPr>
      <w:keepNext/>
      <w:keepLines/>
      <w:numPr>
        <w:ilvl w:val="8"/>
        <w:numId w:val="1"/>
      </w:numPr>
      <w:tabs>
        <w:tab w:val="left" w:pos="432"/>
      </w:tabs>
      <w:spacing w:line="360" w:lineRule="auto"/>
      <w:jc w:val="left"/>
      <w:outlineLvl w:val="8"/>
    </w:pPr>
    <w:rPr>
      <w:spacing w:val="-5"/>
      <w:kern w:val="20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unhideWhenUsed/>
  </w:style>
  <w:style w:type="paragraph" w:styleId="a4">
    <w:name w:val="annotation subject"/>
    <w:basedOn w:val="a5"/>
    <w:next w:val="a5"/>
    <w:link w:val="Char1"/>
    <w:uiPriority w:val="99"/>
    <w:unhideWhenUsed/>
    <w:rPr>
      <w:b/>
      <w:bCs/>
    </w:rPr>
  </w:style>
  <w:style w:type="paragraph" w:styleId="a5">
    <w:name w:val="annotation text"/>
    <w:basedOn w:val="a"/>
    <w:link w:val="Char10"/>
    <w:unhideWhenUsed/>
    <w:pPr>
      <w:jc w:val="left"/>
    </w:pPr>
  </w:style>
  <w:style w:type="paragraph" w:styleId="70">
    <w:name w:val="toc 7"/>
    <w:basedOn w:val="a"/>
    <w:next w:val="a"/>
    <w:pPr>
      <w:ind w:leftChars="1200" w:left="2520"/>
    </w:pPr>
  </w:style>
  <w:style w:type="paragraph" w:styleId="a6">
    <w:name w:val="Normal Indent"/>
    <w:basedOn w:val="a"/>
    <w:pPr>
      <w:spacing w:line="360" w:lineRule="auto"/>
      <w:ind w:firstLine="420"/>
    </w:pPr>
    <w:rPr>
      <w:sz w:val="24"/>
    </w:rPr>
  </w:style>
  <w:style w:type="paragraph" w:styleId="a7">
    <w:name w:val="caption"/>
    <w:basedOn w:val="a"/>
    <w:next w:val="a"/>
    <w:uiPriority w:val="35"/>
    <w:qFormat/>
    <w:rPr>
      <w:rFonts w:ascii="Cambria" w:eastAsia="黑体" w:hAnsi="Cambria"/>
    </w:rPr>
  </w:style>
  <w:style w:type="paragraph" w:styleId="a8">
    <w:name w:val="List Bullet"/>
    <w:basedOn w:val="a"/>
    <w:pPr>
      <w:widowControl w:val="0"/>
      <w:tabs>
        <w:tab w:val="left" w:pos="432"/>
      </w:tabs>
      <w:spacing w:after="0"/>
      <w:ind w:left="360" w:hanging="360"/>
    </w:pPr>
    <w:rPr>
      <w:rFonts w:ascii="Times New Roman" w:eastAsia="楷体_GB2312" w:hAnsi="Times New Roman"/>
      <w:kern w:val="2"/>
      <w:szCs w:val="24"/>
    </w:rPr>
  </w:style>
  <w:style w:type="paragraph" w:styleId="a9">
    <w:name w:val="Document Map"/>
    <w:basedOn w:val="a"/>
    <w:link w:val="Char11"/>
    <w:uiPriority w:val="99"/>
    <w:unhideWhenUsed/>
    <w:rPr>
      <w:rFonts w:ascii="宋体"/>
      <w:sz w:val="18"/>
      <w:szCs w:val="18"/>
    </w:rPr>
  </w:style>
  <w:style w:type="paragraph" w:styleId="aa">
    <w:name w:val="Body Text Indent"/>
    <w:basedOn w:val="a"/>
    <w:link w:val="Char12"/>
    <w:uiPriority w:val="99"/>
    <w:unhideWhenUsed/>
    <w:pPr>
      <w:ind w:leftChars="200" w:left="420"/>
    </w:pPr>
  </w:style>
  <w:style w:type="paragraph" w:styleId="50">
    <w:name w:val="toc 5"/>
    <w:basedOn w:val="a"/>
    <w:next w:val="a"/>
    <w:uiPriority w:val="39"/>
    <w:pPr>
      <w:ind w:leftChars="800" w:left="1680"/>
    </w:pPr>
  </w:style>
  <w:style w:type="paragraph" w:styleId="30">
    <w:name w:val="toc 3"/>
    <w:basedOn w:val="a"/>
    <w:next w:val="a"/>
    <w:uiPriority w:val="39"/>
    <w:pPr>
      <w:ind w:leftChars="400" w:left="840"/>
    </w:pPr>
  </w:style>
  <w:style w:type="paragraph" w:styleId="80">
    <w:name w:val="toc 8"/>
    <w:basedOn w:val="a"/>
    <w:next w:val="a"/>
    <w:pPr>
      <w:ind w:leftChars="1400" w:left="2940"/>
    </w:pPr>
  </w:style>
  <w:style w:type="paragraph" w:styleId="ab">
    <w:name w:val="Balloon Text"/>
    <w:basedOn w:val="a"/>
    <w:link w:val="Char0"/>
    <w:rPr>
      <w:sz w:val="18"/>
      <w:szCs w:val="18"/>
    </w:rPr>
  </w:style>
  <w:style w:type="paragraph" w:styleId="ac">
    <w:name w:val="footer"/>
    <w:basedOn w:val="a"/>
    <w:link w:val="Char2"/>
    <w:pPr>
      <w:tabs>
        <w:tab w:val="center" w:pos="4320"/>
        <w:tab w:val="right" w:pos="8640"/>
      </w:tabs>
    </w:pPr>
  </w:style>
  <w:style w:type="paragraph" w:styleId="ad">
    <w:name w:val="header"/>
    <w:basedOn w:val="a"/>
    <w:link w:val="Char3"/>
    <w:pPr>
      <w:tabs>
        <w:tab w:val="center" w:pos="4320"/>
        <w:tab w:val="right" w:pos="8640"/>
      </w:tabs>
      <w:jc w:val="left"/>
    </w:pPr>
    <w:rPr>
      <w:rFonts w:eastAsia="PMingLiU"/>
      <w:sz w:val="24"/>
      <w:lang w:eastAsia="en-US"/>
    </w:rPr>
  </w:style>
  <w:style w:type="paragraph" w:styleId="10">
    <w:name w:val="toc 1"/>
    <w:basedOn w:val="a"/>
    <w:next w:val="a"/>
    <w:uiPriority w:val="39"/>
  </w:style>
  <w:style w:type="paragraph" w:styleId="40">
    <w:name w:val="toc 4"/>
    <w:basedOn w:val="a"/>
    <w:next w:val="a"/>
    <w:uiPriority w:val="39"/>
    <w:pPr>
      <w:ind w:leftChars="600" w:left="1260"/>
    </w:pPr>
  </w:style>
  <w:style w:type="paragraph" w:styleId="ae">
    <w:name w:val="footnote text"/>
    <w:basedOn w:val="a"/>
    <w:link w:val="Char4"/>
    <w:pPr>
      <w:adjustRightInd w:val="0"/>
      <w:snapToGrid w:val="0"/>
      <w:spacing w:before="120" w:line="360" w:lineRule="auto"/>
      <w:ind w:firstLine="425"/>
      <w:jc w:val="left"/>
    </w:pPr>
    <w:rPr>
      <w:sz w:val="18"/>
    </w:rPr>
  </w:style>
  <w:style w:type="paragraph" w:styleId="60">
    <w:name w:val="toc 6"/>
    <w:basedOn w:val="a"/>
    <w:next w:val="a"/>
    <w:pPr>
      <w:ind w:leftChars="1000" w:left="2100"/>
    </w:pPr>
  </w:style>
  <w:style w:type="paragraph" w:styleId="20">
    <w:name w:val="toc 2"/>
    <w:basedOn w:val="a"/>
    <w:next w:val="a"/>
    <w:uiPriority w:val="39"/>
    <w:pPr>
      <w:ind w:leftChars="200" w:left="420"/>
    </w:pPr>
  </w:style>
  <w:style w:type="paragraph" w:styleId="90">
    <w:name w:val="toc 9"/>
    <w:basedOn w:val="a"/>
    <w:next w:val="a"/>
    <w:pPr>
      <w:ind w:leftChars="1600" w:left="3360"/>
    </w:pPr>
  </w:style>
  <w:style w:type="paragraph" w:styleId="af">
    <w:name w:val="Normal (Web)"/>
    <w:basedOn w:val="a"/>
    <w:pPr>
      <w:spacing w:before="100" w:beforeAutospacing="1" w:after="100" w:afterAutospacing="1"/>
      <w:jc w:val="left"/>
    </w:pPr>
    <w:rPr>
      <w:rFonts w:ascii="宋体" w:hAnsi="宋体"/>
      <w:sz w:val="24"/>
    </w:rPr>
  </w:style>
  <w:style w:type="paragraph" w:styleId="af0">
    <w:name w:val="Title"/>
    <w:basedOn w:val="a"/>
    <w:link w:val="Char5"/>
    <w:qFormat/>
    <w:pPr>
      <w:jc w:val="center"/>
    </w:pPr>
    <w:rPr>
      <w:b/>
      <w:bCs/>
      <w:i/>
      <w:iCs/>
      <w:sz w:val="28"/>
      <w:u w:val="single"/>
      <w:lang w:eastAsia="en-US"/>
    </w:rPr>
  </w:style>
  <w:style w:type="character" w:styleId="af1">
    <w:name w:val="Strong"/>
    <w:basedOn w:val="a1"/>
    <w:uiPriority w:val="22"/>
    <w:qFormat/>
  </w:style>
  <w:style w:type="character" w:styleId="af2">
    <w:name w:val="page number"/>
    <w:basedOn w:val="a1"/>
  </w:style>
  <w:style w:type="character" w:styleId="af3">
    <w:name w:val="FollowedHyperlink"/>
    <w:rPr>
      <w:color w:val="800080"/>
      <w:u w:val="single"/>
    </w:rPr>
  </w:style>
  <w:style w:type="character" w:styleId="af4">
    <w:name w:val="Hyperlink"/>
    <w:uiPriority w:val="99"/>
    <w:rPr>
      <w:color w:val="0000FF"/>
      <w:u w:val="single"/>
    </w:rPr>
  </w:style>
  <w:style w:type="character" w:styleId="af5">
    <w:name w:val="annotation reference"/>
    <w:semiHidden/>
    <w:rPr>
      <w:sz w:val="21"/>
      <w:szCs w:val="21"/>
    </w:rPr>
  </w:style>
  <w:style w:type="character" w:styleId="af6">
    <w:name w:val="footnote reference"/>
    <w:rPr>
      <w:vertAlign w:val="superscript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customStyle="1" w:styleId="-11">
    <w:name w:val="彩色列表 - 强调文字颜色 11"/>
    <w:basedOn w:val="a"/>
    <w:uiPriority w:val="34"/>
    <w:qFormat/>
    <w:pPr>
      <w:widowControl w:val="0"/>
      <w:spacing w:after="0" w:line="360" w:lineRule="auto"/>
      <w:ind w:firstLineChars="200" w:firstLine="420"/>
      <w:jc w:val="left"/>
    </w:pPr>
    <w:rPr>
      <w:rFonts w:ascii="Arial" w:hAnsi="Arial"/>
      <w:kern w:val="2"/>
      <w:sz w:val="21"/>
      <w:szCs w:val="21"/>
    </w:rPr>
  </w:style>
  <w:style w:type="paragraph" w:customStyle="1" w:styleId="af7">
    <w:name w:val="标准正文"/>
    <w:basedOn w:val="a"/>
    <w:link w:val="Char6"/>
    <w:qFormat/>
    <w:pPr>
      <w:widowControl w:val="0"/>
      <w:adjustRightInd w:val="0"/>
      <w:spacing w:after="0" w:line="360" w:lineRule="auto"/>
    </w:pPr>
    <w:rPr>
      <w:rFonts w:ascii="Times New Roman" w:hAnsi="Times New Roman"/>
      <w:sz w:val="24"/>
      <w:szCs w:val="24"/>
    </w:rPr>
  </w:style>
  <w:style w:type="paragraph" w:customStyle="1" w:styleId="12">
    <w:name w:val="正文文本缩进1"/>
    <w:basedOn w:val="a"/>
    <w:link w:val="Char7"/>
    <w:pPr>
      <w:ind w:firstLine="480"/>
    </w:pPr>
    <w:rPr>
      <w:sz w:val="24"/>
    </w:rPr>
  </w:style>
  <w:style w:type="paragraph" w:customStyle="1" w:styleId="21">
    <w:name w:val="正文文本缩进 21"/>
    <w:basedOn w:val="a"/>
    <w:link w:val="2Char0"/>
    <w:pPr>
      <w:spacing w:line="360" w:lineRule="auto"/>
      <w:ind w:firstLine="420"/>
    </w:pPr>
    <w:rPr>
      <w:rFonts w:ascii="Arial" w:hAnsi="Arial"/>
      <w:sz w:val="24"/>
    </w:rPr>
  </w:style>
  <w:style w:type="paragraph" w:customStyle="1" w:styleId="13">
    <w:name w:val="批注主题1"/>
    <w:basedOn w:val="a5"/>
    <w:next w:val="a5"/>
    <w:link w:val="Char8"/>
    <w:rPr>
      <w:b/>
      <w:bCs/>
    </w:rPr>
  </w:style>
  <w:style w:type="paragraph" w:customStyle="1" w:styleId="210">
    <w:name w:val="正文文本 21"/>
    <w:basedOn w:val="a"/>
    <w:link w:val="2Char1"/>
    <w:rPr>
      <w:color w:val="FF0000"/>
      <w:sz w:val="28"/>
    </w:rPr>
  </w:style>
  <w:style w:type="paragraph" w:customStyle="1" w:styleId="31">
    <w:name w:val="正文文本 31"/>
    <w:basedOn w:val="a"/>
    <w:link w:val="3Char0"/>
    <w:rPr>
      <w:sz w:val="24"/>
    </w:rPr>
  </w:style>
  <w:style w:type="paragraph" w:customStyle="1" w:styleId="14">
    <w:name w:val="日期1"/>
    <w:basedOn w:val="a"/>
    <w:next w:val="a"/>
    <w:link w:val="Char9"/>
    <w:pPr>
      <w:ind w:leftChars="2500" w:left="100"/>
    </w:pPr>
  </w:style>
  <w:style w:type="paragraph" w:customStyle="1" w:styleId="15">
    <w:name w:val="正文首行缩进1"/>
    <w:basedOn w:val="a0"/>
    <w:link w:val="Chara"/>
    <w:pPr>
      <w:ind w:firstLineChars="100" w:firstLine="420"/>
    </w:pPr>
    <w:rPr>
      <w:snapToGrid w:val="0"/>
      <w:color w:val="FF0000"/>
      <w:lang w:eastAsia="en-US"/>
    </w:rPr>
  </w:style>
  <w:style w:type="paragraph" w:customStyle="1" w:styleId="16">
    <w:name w:val="文档结构图1"/>
    <w:basedOn w:val="a"/>
    <w:link w:val="Charb"/>
    <w:pPr>
      <w:shd w:val="clear" w:color="auto" w:fill="000080"/>
    </w:pPr>
    <w:rPr>
      <w:shd w:val="clear" w:color="auto" w:fill="000080"/>
    </w:rPr>
  </w:style>
  <w:style w:type="paragraph" w:customStyle="1" w:styleId="17">
    <w:name w:val="纯文本1"/>
    <w:basedOn w:val="a"/>
    <w:link w:val="Charc"/>
    <w:pPr>
      <w:widowControl w:val="0"/>
      <w:adjustRightInd w:val="0"/>
      <w:spacing w:after="0"/>
    </w:pPr>
    <w:rPr>
      <w:rFonts w:ascii="宋体" w:hAnsi="Courier New"/>
    </w:rPr>
  </w:style>
  <w:style w:type="paragraph" w:customStyle="1" w:styleId="310">
    <w:name w:val="正文文本缩进 31"/>
    <w:basedOn w:val="a"/>
    <w:link w:val="3Char1"/>
    <w:pPr>
      <w:spacing w:line="360" w:lineRule="auto"/>
      <w:ind w:firstLine="420"/>
      <w:jc w:val="left"/>
    </w:pPr>
    <w:rPr>
      <w:sz w:val="24"/>
    </w:rPr>
  </w:style>
  <w:style w:type="paragraph" w:customStyle="1" w:styleId="18">
    <w:name w:val="样式1"/>
    <w:basedOn w:val="a"/>
    <w:pPr>
      <w:tabs>
        <w:tab w:val="left" w:pos="432"/>
        <w:tab w:val="left" w:pos="3600"/>
      </w:tabs>
    </w:pPr>
  </w:style>
  <w:style w:type="paragraph" w:customStyle="1" w:styleId="font7">
    <w:name w:val="font7"/>
    <w:basedOn w:val="a"/>
    <w:pPr>
      <w:spacing w:before="100" w:beforeAutospacing="1" w:after="100" w:afterAutospacing="1"/>
      <w:jc w:val="left"/>
    </w:pPr>
    <w:rPr>
      <w:rFonts w:ascii="Arial" w:eastAsia="Arial Unicode MS" w:hAnsi="Arial" w:cs="Arial"/>
      <w:b/>
      <w:bCs/>
      <w:sz w:val="24"/>
    </w:rPr>
  </w:style>
  <w:style w:type="paragraph" w:customStyle="1" w:styleId="xl38">
    <w:name w:val="xl38"/>
    <w:basedOn w:val="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0000"/>
      <w:spacing w:before="100" w:beforeAutospacing="1" w:after="100" w:afterAutospacing="1"/>
      <w:jc w:val="center"/>
      <w:textAlignment w:val="top"/>
    </w:pPr>
    <w:rPr>
      <w:rFonts w:ascii="Arial" w:eastAsia="Arial Unicode MS" w:hAnsi="Arial" w:cs="Arial"/>
      <w:b/>
      <w:bCs/>
      <w:sz w:val="24"/>
    </w:rPr>
  </w:style>
  <w:style w:type="paragraph" w:customStyle="1" w:styleId="34-paraBullet2">
    <w:name w:val="3&amp;4-para (Bullet 2)"/>
    <w:basedOn w:val="a"/>
    <w:pPr>
      <w:tabs>
        <w:tab w:val="left" w:pos="1440"/>
      </w:tabs>
      <w:spacing w:before="120"/>
      <w:ind w:left="1440" w:hanging="360"/>
    </w:pPr>
  </w:style>
  <w:style w:type="paragraph" w:customStyle="1" w:styleId="num3">
    <w:name w:val="num3"/>
    <w:basedOn w:val="a"/>
    <w:pPr>
      <w:spacing w:before="60" w:after="60"/>
      <w:ind w:left="2160" w:hanging="360"/>
    </w:pPr>
  </w:style>
  <w:style w:type="paragraph" w:customStyle="1" w:styleId="font8">
    <w:name w:val="font8"/>
    <w:basedOn w:val="a"/>
    <w:pPr>
      <w:spacing w:before="100" w:beforeAutospacing="1" w:after="100" w:afterAutospacing="1"/>
      <w:jc w:val="left"/>
    </w:pPr>
    <w:rPr>
      <w:rFonts w:eastAsia="Arial Unicode MS"/>
      <w:b/>
      <w:bCs/>
      <w:sz w:val="24"/>
    </w:rPr>
  </w:style>
  <w:style w:type="paragraph" w:customStyle="1" w:styleId="12-paraBullet1">
    <w:name w:val="1&amp;2-para (Bullet 1)"/>
    <w:basedOn w:val="1-para"/>
    <w:pPr>
      <w:tabs>
        <w:tab w:val="left" w:pos="1080"/>
      </w:tabs>
      <w:ind w:left="1080" w:hanging="360"/>
    </w:pPr>
    <w:rPr>
      <w:rFonts w:eastAsia="PMingLiU"/>
      <w:snapToGrid w:val="0"/>
    </w:rPr>
  </w:style>
  <w:style w:type="paragraph" w:customStyle="1" w:styleId="1-para">
    <w:name w:val="1-para"/>
    <w:basedOn w:val="a"/>
    <w:pPr>
      <w:spacing w:before="120"/>
    </w:pPr>
  </w:style>
  <w:style w:type="paragraph" w:customStyle="1" w:styleId="110">
    <w:name w:val="正文首行缩进11"/>
    <w:basedOn w:val="a"/>
    <w:pPr>
      <w:spacing w:before="100" w:beforeAutospacing="1" w:after="100" w:afterAutospacing="1"/>
      <w:jc w:val="left"/>
    </w:pPr>
    <w:rPr>
      <w:rFonts w:ascii="宋体" w:hAnsi="宋体" w:cs="宋体"/>
      <w:sz w:val="24"/>
      <w:szCs w:val="24"/>
    </w:rPr>
  </w:style>
  <w:style w:type="paragraph" w:customStyle="1" w:styleId="DefaultText">
    <w:name w:val="Default Text"/>
    <w:basedOn w:val="a"/>
    <w:pPr>
      <w:jc w:val="left"/>
    </w:pPr>
    <w:rPr>
      <w:sz w:val="24"/>
      <w:lang w:eastAsia="en-US"/>
    </w:rPr>
  </w:style>
  <w:style w:type="paragraph" w:customStyle="1" w:styleId="BodyChar">
    <w:name w:val="Body Char"/>
    <w:basedOn w:val="a"/>
    <w:pPr>
      <w:jc w:val="left"/>
    </w:pPr>
    <w:rPr>
      <w:rFonts w:ascii="New Century Schlbk" w:eastAsia="PMingLiU" w:hAnsi="New Century Schlbk"/>
      <w:snapToGrid w:val="0"/>
      <w:sz w:val="24"/>
      <w:lang w:eastAsia="en-US"/>
    </w:rPr>
  </w:style>
  <w:style w:type="paragraph" w:customStyle="1" w:styleId="41">
    <w:name w:val="索引 41"/>
    <w:basedOn w:val="a"/>
    <w:next w:val="a"/>
    <w:pPr>
      <w:widowControl w:val="0"/>
      <w:spacing w:after="0"/>
      <w:ind w:leftChars="600" w:left="600"/>
    </w:pPr>
    <w:rPr>
      <w:rFonts w:ascii="Times New Roman" w:eastAsia="楷体_GB2312" w:hAnsi="Times New Roman"/>
      <w:kern w:val="2"/>
      <w:szCs w:val="24"/>
    </w:rPr>
  </w:style>
  <w:style w:type="paragraph" w:customStyle="1" w:styleId="xBody1Bullet1">
    <w:name w:val="xBody1Bullet1"/>
    <w:basedOn w:val="a"/>
    <w:pPr>
      <w:tabs>
        <w:tab w:val="left" w:pos="1080"/>
      </w:tabs>
      <w:spacing w:before="120"/>
      <w:ind w:left="1080" w:hanging="360"/>
    </w:pPr>
    <w:rPr>
      <w:rFonts w:eastAsia="DFKai-SB"/>
      <w:sz w:val="24"/>
      <w:lang w:eastAsia="zh-TW"/>
    </w:rPr>
  </w:style>
  <w:style w:type="paragraph" w:customStyle="1" w:styleId="19">
    <w:name w:val="正文缩进1"/>
    <w:basedOn w:val="a"/>
    <w:pPr>
      <w:spacing w:line="360" w:lineRule="auto"/>
      <w:ind w:firstLine="420"/>
    </w:pPr>
    <w:rPr>
      <w:sz w:val="24"/>
    </w:rPr>
  </w:style>
  <w:style w:type="paragraph" w:customStyle="1" w:styleId="af8">
    <w:name w:val="新正文"/>
    <w:basedOn w:val="a"/>
    <w:pPr>
      <w:tabs>
        <w:tab w:val="left" w:pos="720"/>
      </w:tabs>
      <w:spacing w:beforeLines="50" w:afterLines="50"/>
      <w:ind w:left="862"/>
    </w:pPr>
    <w:rPr>
      <w:sz w:val="22"/>
    </w:rPr>
  </w:style>
  <w:style w:type="paragraph" w:customStyle="1" w:styleId="font5">
    <w:name w:val="font5"/>
    <w:basedOn w:val="a"/>
    <w:pPr>
      <w:spacing w:before="100" w:beforeAutospacing="1" w:after="100" w:afterAutospacing="1"/>
      <w:jc w:val="left"/>
    </w:pPr>
    <w:rPr>
      <w:rFonts w:ascii="宋体" w:hAnsi="宋体" w:cs="Arial Unicode MS" w:hint="eastAsia"/>
      <w:sz w:val="18"/>
      <w:szCs w:val="18"/>
    </w:rPr>
  </w:style>
  <w:style w:type="paragraph" w:customStyle="1" w:styleId="xTOC1">
    <w:name w:val="xTOC1"/>
    <w:basedOn w:val="a"/>
    <w:next w:val="xBody1"/>
    <w:pPr>
      <w:tabs>
        <w:tab w:val="left" w:pos="720"/>
      </w:tabs>
      <w:spacing w:after="240"/>
      <w:ind w:left="720" w:hanging="720"/>
      <w:jc w:val="left"/>
    </w:pPr>
    <w:rPr>
      <w:rFonts w:eastAsia="DFKai-SB"/>
      <w:b/>
      <w:bCs/>
      <w:sz w:val="26"/>
      <w:lang w:eastAsia="zh-TW"/>
    </w:rPr>
  </w:style>
  <w:style w:type="paragraph" w:customStyle="1" w:styleId="xBody1">
    <w:name w:val="xBody1"/>
    <w:basedOn w:val="a"/>
    <w:pPr>
      <w:spacing w:after="240"/>
      <w:ind w:left="720"/>
    </w:pPr>
    <w:rPr>
      <w:rFonts w:eastAsia="PMingLiU"/>
      <w:lang w:eastAsia="zh-TW"/>
    </w:rPr>
  </w:style>
  <w:style w:type="paragraph" w:customStyle="1" w:styleId="BodyCharCharChar">
    <w:name w:val="Body Char Char Char"/>
    <w:basedOn w:val="a"/>
    <w:pPr>
      <w:jc w:val="left"/>
    </w:pPr>
    <w:rPr>
      <w:rFonts w:ascii="New Century Schlbk" w:eastAsia="PMingLiU" w:hAnsi="New Century Schlbk"/>
      <w:snapToGrid w:val="0"/>
      <w:sz w:val="24"/>
      <w:lang w:eastAsia="en-US"/>
    </w:rPr>
  </w:style>
  <w:style w:type="paragraph" w:customStyle="1" w:styleId="af9">
    <w:name w:val="表格文字（大）"/>
    <w:basedOn w:val="a"/>
    <w:pPr>
      <w:spacing w:before="20" w:after="20"/>
    </w:pPr>
    <w:rPr>
      <w:rFonts w:ascii="Century Gothic" w:hAnsi="Century Gothic"/>
      <w:sz w:val="24"/>
    </w:rPr>
  </w:style>
  <w:style w:type="paragraph" w:customStyle="1" w:styleId="xBody1Bullet2">
    <w:name w:val="xBody1Bullet2"/>
    <w:basedOn w:val="xBody1Bullet1"/>
    <w:pPr>
      <w:tabs>
        <w:tab w:val="clear" w:pos="1080"/>
        <w:tab w:val="left" w:pos="425"/>
      </w:tabs>
      <w:ind w:left="425" w:hanging="425"/>
    </w:pPr>
  </w:style>
  <w:style w:type="paragraph" w:customStyle="1" w:styleId="ColHead">
    <w:name w:val="ColHead"/>
    <w:basedOn w:val="a"/>
    <w:pPr>
      <w:tabs>
        <w:tab w:val="left" w:pos="360"/>
        <w:tab w:val="left" w:pos="720"/>
        <w:tab w:val="left" w:pos="1080"/>
      </w:tabs>
      <w:spacing w:before="120"/>
      <w:jc w:val="center"/>
    </w:pPr>
    <w:rPr>
      <w:b/>
    </w:rPr>
  </w:style>
  <w:style w:type="paragraph" w:customStyle="1" w:styleId="Tabletext">
    <w:name w:val="Tabletext"/>
    <w:basedOn w:val="a"/>
    <w:pPr>
      <w:keepLines/>
      <w:widowControl w:val="0"/>
      <w:spacing w:line="240" w:lineRule="atLeast"/>
      <w:jc w:val="left"/>
    </w:pPr>
    <w:rPr>
      <w:rFonts w:ascii="宋体" w:hAnsi="Times New Roman"/>
      <w:snapToGrid w:val="0"/>
      <w:szCs w:val="24"/>
    </w:rPr>
  </w:style>
  <w:style w:type="paragraph" w:customStyle="1" w:styleId="1a">
    <w:name w:val="普通(网站)1"/>
    <w:basedOn w:val="a"/>
    <w:pPr>
      <w:spacing w:before="100" w:beforeAutospacing="1" w:after="100" w:afterAutospacing="1"/>
      <w:jc w:val="left"/>
    </w:pPr>
    <w:rPr>
      <w:rFonts w:ascii="宋体" w:hAnsi="宋体"/>
      <w:sz w:val="24"/>
    </w:rPr>
  </w:style>
  <w:style w:type="paragraph" w:customStyle="1" w:styleId="1b">
    <w:name w:val="正文1"/>
    <w:basedOn w:val="a"/>
    <w:pPr>
      <w:widowControl w:val="0"/>
      <w:spacing w:after="0"/>
    </w:pPr>
    <w:rPr>
      <w:rFonts w:ascii="Times New Roman" w:eastAsia="楷体_GB2312" w:hAnsi="Times New Roman"/>
      <w:kern w:val="2"/>
      <w:szCs w:val="24"/>
    </w:rPr>
  </w:style>
  <w:style w:type="paragraph" w:customStyle="1" w:styleId="111">
    <w:name w:val="批注主题11"/>
    <w:basedOn w:val="a5"/>
    <w:next w:val="a5"/>
    <w:rPr>
      <w:b/>
      <w:bCs/>
    </w:rPr>
  </w:style>
  <w:style w:type="paragraph" w:customStyle="1" w:styleId="xl24">
    <w:name w:val="xl24"/>
    <w:basedOn w:val="a"/>
    <w:pPr>
      <w:spacing w:before="100" w:beforeAutospacing="1" w:after="100" w:afterAutospacing="1"/>
      <w:jc w:val="right"/>
    </w:pPr>
    <w:rPr>
      <w:rFonts w:ascii="Arial Unicode MS" w:eastAsia="Arial Unicode MS" w:hAnsi="Arial Unicode MS" w:cs="Arial Unicode MS"/>
      <w:sz w:val="24"/>
    </w:rPr>
  </w:style>
  <w:style w:type="paragraph" w:customStyle="1" w:styleId="2AttributeHeading2h2h21Alt2Alt21Alt22Sub">
    <w:name w:val="样式 标题 2Attribute Heading 2h2h21(Alt+2)(Alt+2)1(Alt+2)2Sub..."/>
    <w:basedOn w:val="2"/>
    <w:pPr>
      <w:numPr>
        <w:numId w:val="0"/>
      </w:numPr>
      <w:spacing w:line="480" w:lineRule="auto"/>
    </w:pPr>
    <w:rPr>
      <w:rFonts w:cs="宋体"/>
      <w:szCs w:val="20"/>
    </w:rPr>
  </w:style>
  <w:style w:type="paragraph" w:customStyle="1" w:styleId="61">
    <w:name w:val="索引 61"/>
    <w:basedOn w:val="a"/>
    <w:next w:val="a"/>
    <w:pPr>
      <w:widowControl w:val="0"/>
      <w:spacing w:after="0"/>
      <w:ind w:leftChars="1000" w:left="1000"/>
    </w:pPr>
    <w:rPr>
      <w:rFonts w:ascii="Times New Roman" w:eastAsia="楷体_GB2312" w:hAnsi="Times New Roman"/>
      <w:kern w:val="2"/>
      <w:szCs w:val="24"/>
    </w:rPr>
  </w:style>
  <w:style w:type="paragraph" w:customStyle="1" w:styleId="num2">
    <w:name w:val="num2"/>
    <w:basedOn w:val="a"/>
    <w:pPr>
      <w:spacing w:before="60" w:after="60"/>
      <w:ind w:left="1530" w:hanging="360"/>
    </w:pPr>
  </w:style>
  <w:style w:type="paragraph" w:customStyle="1" w:styleId="para2">
    <w:name w:val="para2"/>
    <w:basedOn w:val="a"/>
    <w:pPr>
      <w:spacing w:before="60" w:after="60"/>
      <w:ind w:left="1170"/>
    </w:pPr>
  </w:style>
  <w:style w:type="paragraph" w:customStyle="1" w:styleId="Bullet1CharChar">
    <w:name w:val="Bullet 1 Char Char"/>
    <w:basedOn w:val="a0"/>
    <w:pPr>
      <w:tabs>
        <w:tab w:val="left" w:pos="1440"/>
      </w:tabs>
      <w:spacing w:before="120" w:line="360" w:lineRule="auto"/>
      <w:ind w:left="1440" w:hanging="284"/>
    </w:pPr>
    <w:rPr>
      <w:snapToGrid w:val="0"/>
      <w:color w:val="000000"/>
      <w:sz w:val="22"/>
      <w:lang w:eastAsia="en-US"/>
    </w:rPr>
  </w:style>
  <w:style w:type="paragraph" w:customStyle="1" w:styleId="font6">
    <w:name w:val="font6"/>
    <w:basedOn w:val="a"/>
    <w:pPr>
      <w:spacing w:before="100" w:beforeAutospacing="1" w:after="100" w:afterAutospacing="1"/>
      <w:jc w:val="left"/>
    </w:pPr>
    <w:rPr>
      <w:rFonts w:ascii="宋体" w:hAnsi="宋体" w:cs="Arial Unicode MS" w:hint="eastAsia"/>
      <w:b/>
      <w:bCs/>
      <w:sz w:val="24"/>
    </w:rPr>
  </w:style>
  <w:style w:type="paragraph" w:customStyle="1" w:styleId="TableBodyText">
    <w:name w:val="Table Body Text"/>
    <w:basedOn w:val="a0"/>
    <w:pPr>
      <w:spacing w:before="120" w:line="360" w:lineRule="auto"/>
    </w:pPr>
    <w:rPr>
      <w:rFonts w:eastAsia="????"/>
      <w:snapToGrid w:val="0"/>
      <w:color w:val="000000"/>
      <w:sz w:val="22"/>
      <w:lang w:eastAsia="zh-TW"/>
    </w:rPr>
  </w:style>
  <w:style w:type="paragraph" w:customStyle="1" w:styleId="Indent1">
    <w:name w:val="Indent 1"/>
    <w:basedOn w:val="a"/>
    <w:pPr>
      <w:ind w:left="1800" w:hanging="360"/>
    </w:pPr>
  </w:style>
  <w:style w:type="paragraph" w:customStyle="1" w:styleId="112">
    <w:name w:val="索引 11"/>
    <w:basedOn w:val="a"/>
    <w:next w:val="a"/>
  </w:style>
  <w:style w:type="paragraph" w:customStyle="1" w:styleId="22">
    <w:name w:val="2"/>
    <w:basedOn w:val="a"/>
    <w:next w:val="a"/>
    <w:pPr>
      <w:adjustRightInd w:val="0"/>
      <w:spacing w:before="120" w:line="360" w:lineRule="auto"/>
    </w:pPr>
    <w:rPr>
      <w:sz w:val="24"/>
    </w:rPr>
  </w:style>
  <w:style w:type="paragraph" w:customStyle="1" w:styleId="font0">
    <w:name w:val="font0"/>
    <w:basedOn w:val="a"/>
    <w:pPr>
      <w:spacing w:before="100" w:beforeAutospacing="1" w:after="100" w:afterAutospacing="1"/>
      <w:jc w:val="left"/>
    </w:pPr>
    <w:rPr>
      <w:rFonts w:ascii="宋体" w:hAnsi="宋体" w:cs="Arial Unicode MS" w:hint="eastAsia"/>
      <w:sz w:val="24"/>
    </w:rPr>
  </w:style>
  <w:style w:type="paragraph" w:customStyle="1" w:styleId="1c">
    <w:name w:val="批注框文本1"/>
    <w:basedOn w:val="a"/>
    <w:pPr>
      <w:tabs>
        <w:tab w:val="left" w:pos="1800"/>
      </w:tabs>
    </w:pPr>
    <w:rPr>
      <w:rFonts w:ascii="Tahoma" w:hAnsi="Tahoma"/>
      <w:sz w:val="16"/>
      <w:szCs w:val="16"/>
    </w:rPr>
  </w:style>
  <w:style w:type="paragraph" w:customStyle="1" w:styleId="xl28">
    <w:name w:val="xl28"/>
    <w:basedOn w:val="a"/>
    <w:pPr>
      <w:spacing w:before="100" w:beforeAutospacing="1" w:after="100" w:afterAutospacing="1"/>
      <w:jc w:val="left"/>
    </w:pPr>
    <w:rPr>
      <w:rFonts w:ascii="Arial" w:eastAsia="Arial Unicode MS" w:hAnsi="Arial" w:cs="Arial"/>
      <w:sz w:val="24"/>
    </w:rPr>
  </w:style>
  <w:style w:type="paragraph" w:customStyle="1" w:styleId="NormalText">
    <w:name w:val="Normal Text"/>
    <w:pPr>
      <w:ind w:left="720"/>
    </w:pPr>
    <w:rPr>
      <w:rFonts w:ascii="Book Antiqua" w:hAnsi="Book Antiqua"/>
      <w:sz w:val="22"/>
      <w:lang w:eastAsia="en-US"/>
    </w:rPr>
  </w:style>
  <w:style w:type="paragraph" w:customStyle="1" w:styleId="71">
    <w:name w:val="索引 71"/>
    <w:basedOn w:val="a"/>
    <w:next w:val="a"/>
    <w:pPr>
      <w:widowControl w:val="0"/>
      <w:spacing w:after="0"/>
      <w:ind w:leftChars="1200" w:left="1200"/>
    </w:pPr>
    <w:rPr>
      <w:rFonts w:ascii="Times New Roman" w:eastAsia="楷体_GB2312" w:hAnsi="Times New Roman"/>
      <w:kern w:val="2"/>
      <w:szCs w:val="24"/>
    </w:rPr>
  </w:style>
  <w:style w:type="paragraph" w:customStyle="1" w:styleId="TOCBase">
    <w:name w:val="TOC Base"/>
    <w:basedOn w:val="a"/>
    <w:pPr>
      <w:tabs>
        <w:tab w:val="right" w:leader="dot" w:pos="6480"/>
      </w:tabs>
      <w:spacing w:after="240" w:line="240" w:lineRule="atLeast"/>
      <w:jc w:val="left"/>
    </w:pPr>
    <w:rPr>
      <w:rFonts w:ascii="Arial" w:hAnsi="Arial"/>
      <w:spacing w:val="-5"/>
      <w:lang w:eastAsia="en-US"/>
    </w:rPr>
  </w:style>
  <w:style w:type="paragraph" w:customStyle="1" w:styleId="311">
    <w:name w:val="索引 31"/>
    <w:basedOn w:val="a"/>
    <w:next w:val="a"/>
    <w:pPr>
      <w:widowControl w:val="0"/>
      <w:spacing w:after="0"/>
      <w:ind w:leftChars="400" w:left="400"/>
    </w:pPr>
    <w:rPr>
      <w:rFonts w:ascii="Times New Roman" w:eastAsia="楷体_GB2312" w:hAnsi="Times New Roman"/>
      <w:kern w:val="2"/>
      <w:szCs w:val="24"/>
    </w:rPr>
  </w:style>
  <w:style w:type="paragraph" w:customStyle="1" w:styleId="3-indent">
    <w:name w:val="3-indent"/>
    <w:basedOn w:val="a"/>
    <w:pPr>
      <w:tabs>
        <w:tab w:val="left" w:pos="5040"/>
        <w:tab w:val="left" w:pos="5400"/>
      </w:tabs>
      <w:spacing w:before="120"/>
      <w:ind w:left="1440" w:hanging="360"/>
    </w:pPr>
  </w:style>
  <w:style w:type="paragraph" w:customStyle="1" w:styleId="xl26">
    <w:name w:val="xl26"/>
    <w:basedOn w:val="a"/>
    <w:pPr>
      <w:pBdr>
        <w:top w:val="single" w:sz="8" w:space="0" w:color="auto"/>
        <w:left w:val="single" w:sz="8" w:space="0" w:color="auto"/>
        <w:bottom w:val="single" w:sz="8" w:space="0" w:color="auto"/>
      </w:pBdr>
      <w:tabs>
        <w:tab w:val="left" w:pos="1440"/>
      </w:tabs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b/>
      <w:bCs/>
      <w:sz w:val="28"/>
      <w:szCs w:val="28"/>
    </w:rPr>
  </w:style>
  <w:style w:type="paragraph" w:customStyle="1" w:styleId="Bullet1">
    <w:name w:val="Bullet 1"/>
    <w:basedOn w:val="a"/>
    <w:pPr>
      <w:tabs>
        <w:tab w:val="left" w:pos="720"/>
      </w:tabs>
      <w:spacing w:before="120"/>
      <w:ind w:left="284" w:hanging="284"/>
    </w:pPr>
  </w:style>
  <w:style w:type="paragraph" w:customStyle="1" w:styleId="xTOC3">
    <w:name w:val="xTOC3"/>
    <w:basedOn w:val="xTOC2"/>
    <w:next w:val="xBody1"/>
  </w:style>
  <w:style w:type="paragraph" w:customStyle="1" w:styleId="xTOC2">
    <w:name w:val="xTOC2"/>
    <w:basedOn w:val="xTOC1"/>
    <w:next w:val="xBody1"/>
    <w:pPr>
      <w:tabs>
        <w:tab w:val="clear" w:pos="720"/>
        <w:tab w:val="left" w:pos="425"/>
      </w:tabs>
      <w:ind w:left="425" w:hanging="425"/>
    </w:pPr>
  </w:style>
  <w:style w:type="paragraph" w:customStyle="1" w:styleId="3-para">
    <w:name w:val="3-para"/>
    <w:basedOn w:val="a"/>
    <w:pPr>
      <w:spacing w:before="120"/>
      <w:ind w:left="1080"/>
    </w:pPr>
    <w:rPr>
      <w:sz w:val="22"/>
    </w:rPr>
  </w:style>
  <w:style w:type="paragraph" w:customStyle="1" w:styleId="afa">
    <w:name w:val="重点(不缩进) 五号"/>
    <w:basedOn w:val="afb"/>
    <w:rPr>
      <w:b/>
    </w:rPr>
  </w:style>
  <w:style w:type="paragraph" w:customStyle="1" w:styleId="afb">
    <w:name w:val="正文(不缩进) 五号"/>
  </w:style>
  <w:style w:type="paragraph" w:customStyle="1" w:styleId="23">
    <w:name w:val="重点(缩进) 五号 + 首行缩进:  2 字符"/>
    <w:basedOn w:val="afc"/>
    <w:pPr>
      <w:ind w:firstLine="422"/>
    </w:pPr>
    <w:rPr>
      <w:bCs/>
    </w:rPr>
  </w:style>
  <w:style w:type="paragraph" w:customStyle="1" w:styleId="afc">
    <w:name w:val="重点(缩进) 五号"/>
    <w:rPr>
      <w:b/>
    </w:rPr>
  </w:style>
  <w:style w:type="paragraph" w:customStyle="1" w:styleId="1110">
    <w:name w:val="索引 111"/>
    <w:basedOn w:val="a"/>
    <w:pPr>
      <w:widowControl w:val="0"/>
      <w:spacing w:after="0"/>
    </w:pPr>
    <w:rPr>
      <w:rFonts w:ascii="Times New Roman" w:eastAsia="楷体_GB2312" w:hAnsi="Times New Roman"/>
      <w:kern w:val="2"/>
      <w:szCs w:val="24"/>
    </w:rPr>
  </w:style>
  <w:style w:type="paragraph" w:customStyle="1" w:styleId="211">
    <w:name w:val="索引 21"/>
    <w:basedOn w:val="a"/>
    <w:next w:val="a"/>
    <w:pPr>
      <w:widowControl w:val="0"/>
      <w:spacing w:after="0"/>
      <w:ind w:leftChars="200" w:left="200"/>
    </w:pPr>
    <w:rPr>
      <w:rFonts w:ascii="Times New Roman" w:eastAsia="楷体_GB2312" w:hAnsi="Times New Roman"/>
      <w:kern w:val="2"/>
      <w:szCs w:val="24"/>
    </w:rPr>
  </w:style>
  <w:style w:type="paragraph" w:customStyle="1" w:styleId="BulletPoint">
    <w:name w:val="Bullet Point"/>
    <w:basedOn w:val="a"/>
    <w:pPr>
      <w:ind w:left="1260" w:right="374" w:hanging="540"/>
      <w:jc w:val="left"/>
    </w:pPr>
    <w:rPr>
      <w:sz w:val="22"/>
    </w:rPr>
  </w:style>
  <w:style w:type="paragraph" w:customStyle="1" w:styleId="2-indent">
    <w:name w:val="2-indent"/>
    <w:basedOn w:val="a"/>
    <w:pPr>
      <w:tabs>
        <w:tab w:val="left" w:pos="5040"/>
        <w:tab w:val="left" w:pos="5400"/>
      </w:tabs>
      <w:spacing w:before="120"/>
      <w:ind w:left="1080" w:hanging="360"/>
    </w:pPr>
  </w:style>
  <w:style w:type="paragraph" w:customStyle="1" w:styleId="1d">
    <w:name w:val="中行标题1"/>
    <w:basedOn w:val="1H1PIM1h1h11heading1TOC1stlevelSectionHea"/>
  </w:style>
  <w:style w:type="paragraph" w:customStyle="1" w:styleId="1H1PIM1h1h11heading1TOC1stlevelSectionHea">
    <w:name w:val="标题 1H1第 ？ 章PIM 1h1h11heading 1TOC1st levelSection Hea..."/>
    <w:basedOn w:val="1"/>
    <w:pPr>
      <w:pageBreakBefore/>
      <w:tabs>
        <w:tab w:val="clear" w:pos="432"/>
      </w:tabs>
      <w:ind w:left="284" w:hanging="284"/>
    </w:pPr>
    <w:rPr>
      <w:rFonts w:ascii="Arial" w:hAnsi="Arial"/>
    </w:rPr>
  </w:style>
  <w:style w:type="paragraph" w:customStyle="1" w:styleId="xl35">
    <w:name w:val="xl35"/>
    <w:basedOn w:val="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 Unicode MS" w:eastAsia="Arial Unicode MS" w:hAnsi="Arial Unicode MS" w:cs="Arial Unicode MS"/>
      <w:b/>
      <w:bCs/>
      <w:sz w:val="24"/>
    </w:rPr>
  </w:style>
  <w:style w:type="paragraph" w:customStyle="1" w:styleId="xBody1CharCharChar">
    <w:name w:val="xBody1 Char Char Char"/>
    <w:basedOn w:val="a"/>
    <w:pPr>
      <w:tabs>
        <w:tab w:val="left" w:pos="936"/>
      </w:tabs>
      <w:spacing w:after="240"/>
      <w:ind w:left="720"/>
    </w:pPr>
    <w:rPr>
      <w:rFonts w:eastAsia="PMingLiU"/>
      <w:sz w:val="22"/>
      <w:lang w:eastAsia="zh-TW"/>
    </w:rPr>
  </w:style>
  <w:style w:type="paragraph" w:customStyle="1" w:styleId="DefinitionDfinition">
    <w:name w:val="DefinitionDéfinition"/>
    <w:basedOn w:val="a"/>
    <w:next w:val="a"/>
    <w:pPr>
      <w:tabs>
        <w:tab w:val="left" w:pos="900"/>
      </w:tabs>
      <w:spacing w:after="240"/>
      <w:jc w:val="left"/>
    </w:pPr>
    <w:rPr>
      <w:rFonts w:ascii="Times New Roman" w:hAnsi="Times New Roman"/>
      <w:sz w:val="24"/>
    </w:rPr>
  </w:style>
  <w:style w:type="paragraph" w:customStyle="1" w:styleId="1e">
    <w:name w:val="索引标题1"/>
    <w:basedOn w:val="a"/>
    <w:next w:val="112"/>
    <w:pPr>
      <w:widowControl w:val="0"/>
      <w:spacing w:after="0"/>
    </w:pPr>
    <w:rPr>
      <w:rFonts w:ascii="Times New Roman" w:eastAsia="楷体_GB2312" w:hAnsi="Times New Roman"/>
      <w:kern w:val="2"/>
      <w:szCs w:val="24"/>
    </w:rPr>
  </w:style>
  <w:style w:type="paragraph" w:customStyle="1" w:styleId="xl36">
    <w:name w:val="xl36"/>
    <w:basedOn w:val="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0000"/>
      <w:spacing w:before="100" w:beforeAutospacing="1" w:after="100" w:afterAutospacing="1"/>
      <w:jc w:val="center"/>
      <w:textAlignment w:val="top"/>
    </w:pPr>
    <w:rPr>
      <w:rFonts w:ascii="Arial Unicode MS" w:eastAsia="Arial Unicode MS" w:hAnsi="Arial Unicode MS" w:cs="Arial Unicode MS"/>
      <w:b/>
      <w:bCs/>
      <w:sz w:val="24"/>
    </w:rPr>
  </w:style>
  <w:style w:type="paragraph" w:customStyle="1" w:styleId="xl25">
    <w:name w:val="xl25"/>
    <w:basedOn w:val="a"/>
    <w:pPr>
      <w:tabs>
        <w:tab w:val="left" w:pos="432"/>
        <w:tab w:val="left" w:pos="1080"/>
      </w:tabs>
      <w:spacing w:before="100" w:beforeAutospacing="1" w:after="100" w:afterAutospacing="1"/>
      <w:jc w:val="right"/>
    </w:pPr>
    <w:rPr>
      <w:rFonts w:ascii="Arial" w:eastAsia="Arial Unicode MS" w:hAnsi="Arial" w:cs="Arial"/>
      <w:sz w:val="22"/>
      <w:szCs w:val="22"/>
    </w:rPr>
  </w:style>
  <w:style w:type="paragraph" w:customStyle="1" w:styleId="32">
    <w:name w:val="正文3"/>
    <w:basedOn w:val="a"/>
    <w:pPr>
      <w:spacing w:line="360" w:lineRule="auto"/>
    </w:pPr>
    <w:rPr>
      <w:rFonts w:ascii="Times" w:hAnsi="Times"/>
      <w:sz w:val="24"/>
    </w:rPr>
  </w:style>
  <w:style w:type="paragraph" w:customStyle="1" w:styleId="ABLOCKPARA">
    <w:name w:val="A BLOCK PARA"/>
    <w:basedOn w:val="a"/>
    <w:rPr>
      <w:sz w:val="22"/>
    </w:rPr>
  </w:style>
  <w:style w:type="paragraph" w:customStyle="1" w:styleId="Indent2">
    <w:name w:val="Indent 2"/>
    <w:basedOn w:val="a"/>
    <w:pPr>
      <w:ind w:left="2520" w:hanging="360"/>
    </w:pPr>
  </w:style>
  <w:style w:type="paragraph" w:customStyle="1" w:styleId="Number1">
    <w:name w:val="Number 1"/>
    <w:basedOn w:val="Indent1"/>
    <w:pPr>
      <w:ind w:left="720"/>
    </w:pPr>
  </w:style>
  <w:style w:type="paragraph" w:customStyle="1" w:styleId="afd">
    <w:name w:val="正文(缩进) 五号"/>
    <w:basedOn w:val="a"/>
    <w:pPr>
      <w:spacing w:after="0" w:line="360" w:lineRule="auto"/>
      <w:ind w:firstLineChars="200" w:firstLine="200"/>
      <w:jc w:val="left"/>
    </w:pPr>
    <w:rPr>
      <w:rFonts w:ascii="Arial" w:hAnsi="Arial" w:cs="宋体"/>
      <w:sz w:val="21"/>
    </w:rPr>
  </w:style>
  <w:style w:type="paragraph" w:customStyle="1" w:styleId="para3">
    <w:name w:val="para3"/>
    <w:basedOn w:val="a"/>
    <w:pPr>
      <w:spacing w:before="60" w:after="60"/>
      <w:ind w:left="1800"/>
    </w:pPr>
  </w:style>
  <w:style w:type="paragraph" w:customStyle="1" w:styleId="24">
    <w:name w:val="列出段落2"/>
    <w:basedOn w:val="a"/>
    <w:uiPriority w:val="34"/>
    <w:qFormat/>
    <w:pPr>
      <w:ind w:firstLineChars="200" w:firstLine="420"/>
    </w:pPr>
  </w:style>
  <w:style w:type="paragraph" w:customStyle="1" w:styleId="xl32">
    <w:name w:val="xl32"/>
    <w:basedOn w:val="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b/>
      <w:bCs/>
      <w:sz w:val="24"/>
    </w:rPr>
  </w:style>
  <w:style w:type="paragraph" w:customStyle="1" w:styleId="xl31">
    <w:name w:val="xl31"/>
    <w:basedOn w:val="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Arial Unicode MS" w:eastAsia="Arial Unicode MS" w:hAnsi="Arial Unicode MS" w:cs="Arial Unicode MS"/>
      <w:b/>
      <w:bCs/>
      <w:sz w:val="24"/>
    </w:rPr>
  </w:style>
  <w:style w:type="paragraph" w:customStyle="1" w:styleId="xl37">
    <w:name w:val="xl37"/>
    <w:basedOn w:val="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Arial" w:eastAsia="Arial Unicode MS" w:hAnsi="Arial" w:cs="Arial"/>
      <w:b/>
      <w:bCs/>
      <w:sz w:val="24"/>
    </w:rPr>
  </w:style>
  <w:style w:type="paragraph" w:customStyle="1" w:styleId="afe">
    <w:name w:val="神州数码正文"/>
    <w:basedOn w:val="15"/>
    <w:pPr>
      <w:spacing w:line="360" w:lineRule="auto"/>
      <w:ind w:firstLineChars="0" w:firstLine="0"/>
      <w:jc w:val="left"/>
    </w:pPr>
    <w:rPr>
      <w:rFonts w:ascii="宋体" w:hAnsi="宋体"/>
      <w:sz w:val="24"/>
      <w:szCs w:val="18"/>
    </w:rPr>
  </w:style>
  <w:style w:type="paragraph" w:customStyle="1" w:styleId="aff">
    <w:name w:val="正文正文"/>
    <w:basedOn w:val="15"/>
    <w:pPr>
      <w:spacing w:line="360" w:lineRule="auto"/>
      <w:ind w:firstLineChars="200" w:firstLine="200"/>
      <w:outlineLvl w:val="0"/>
    </w:pPr>
    <w:rPr>
      <w:rFonts w:ascii="宋体" w:hAnsi="宋体"/>
      <w:bCs/>
    </w:rPr>
  </w:style>
  <w:style w:type="paragraph" w:customStyle="1" w:styleId="BalloonText1">
    <w:name w:val="Balloon Text1"/>
    <w:basedOn w:val="a"/>
    <w:rPr>
      <w:rFonts w:ascii="Tahoma" w:hAnsi="Tahoma"/>
      <w:sz w:val="16"/>
      <w:szCs w:val="16"/>
    </w:rPr>
  </w:style>
  <w:style w:type="paragraph" w:customStyle="1" w:styleId="Aff0">
    <w:name w:val="A"/>
    <w:basedOn w:val="a"/>
    <w:pPr>
      <w:tabs>
        <w:tab w:val="left" w:pos="720"/>
      </w:tabs>
    </w:pPr>
    <w:rPr>
      <w:rFonts w:eastAsia="PMingLiU"/>
      <w:szCs w:val="16"/>
      <w:lang w:eastAsia="zh-TW"/>
    </w:rPr>
  </w:style>
  <w:style w:type="paragraph" w:customStyle="1" w:styleId="51">
    <w:name w:val="索引 51"/>
    <w:basedOn w:val="a"/>
    <w:next w:val="a"/>
    <w:pPr>
      <w:widowControl w:val="0"/>
      <w:spacing w:after="0"/>
      <w:ind w:leftChars="800" w:left="800"/>
    </w:pPr>
    <w:rPr>
      <w:rFonts w:ascii="Times New Roman" w:eastAsia="楷体_GB2312" w:hAnsi="Times New Roman"/>
      <w:kern w:val="2"/>
      <w:szCs w:val="24"/>
    </w:rPr>
  </w:style>
  <w:style w:type="paragraph" w:customStyle="1" w:styleId="Indent4">
    <w:name w:val="Indent 4"/>
    <w:basedOn w:val="Indent2"/>
    <w:pPr>
      <w:spacing w:after="0"/>
      <w:ind w:left="1080"/>
    </w:pPr>
  </w:style>
  <w:style w:type="paragraph" w:customStyle="1" w:styleId="TableText0">
    <w:name w:val="Table Text"/>
    <w:basedOn w:val="a"/>
    <w:pPr>
      <w:keepLines/>
    </w:pPr>
    <w:rPr>
      <w:sz w:val="16"/>
    </w:rPr>
  </w:style>
  <w:style w:type="paragraph" w:customStyle="1" w:styleId="xBody1CharCharCharCharCharChar">
    <w:name w:val="xBody1 Char Char Char Char Char Char"/>
    <w:basedOn w:val="a"/>
    <w:pPr>
      <w:tabs>
        <w:tab w:val="left" w:pos="720"/>
        <w:tab w:val="left" w:pos="1440"/>
      </w:tabs>
      <w:spacing w:after="240"/>
      <w:ind w:left="720"/>
    </w:pPr>
    <w:rPr>
      <w:rFonts w:eastAsia="PMingLiU"/>
      <w:lang w:eastAsia="zh-TW"/>
    </w:rPr>
  </w:style>
  <w:style w:type="paragraph" w:customStyle="1" w:styleId="0-indent">
    <w:name w:val="0-indent"/>
    <w:basedOn w:val="a"/>
    <w:pPr>
      <w:tabs>
        <w:tab w:val="left" w:pos="360"/>
      </w:tabs>
      <w:spacing w:before="120"/>
      <w:ind w:left="360" w:hanging="360"/>
    </w:pPr>
    <w:rPr>
      <w:b/>
    </w:rPr>
  </w:style>
  <w:style w:type="paragraph" w:customStyle="1" w:styleId="113">
    <w:name w:val="纯文本11"/>
    <w:basedOn w:val="a"/>
    <w:pPr>
      <w:widowControl w:val="0"/>
      <w:spacing w:after="0"/>
    </w:pPr>
    <w:rPr>
      <w:rFonts w:ascii="Times New Roman" w:eastAsia="楷体_GB2312" w:hAnsi="Times New Roman"/>
      <w:kern w:val="2"/>
      <w:szCs w:val="24"/>
    </w:rPr>
  </w:style>
  <w:style w:type="paragraph" w:customStyle="1" w:styleId="CharCharCharCharChar">
    <w:name w:val="正文(不缩进) 五号 Char Char Char Char Char"/>
    <w:basedOn w:val="afd"/>
    <w:pPr>
      <w:spacing w:after="120"/>
      <w:ind w:firstLineChars="0" w:firstLine="0"/>
    </w:pPr>
  </w:style>
  <w:style w:type="paragraph" w:customStyle="1" w:styleId="xl29">
    <w:name w:val="xl29"/>
    <w:basedOn w:val="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0000"/>
      <w:spacing w:before="100" w:beforeAutospacing="1" w:after="100" w:afterAutospacing="1"/>
      <w:textAlignment w:val="top"/>
    </w:pPr>
    <w:rPr>
      <w:rFonts w:ascii="Arial Unicode MS" w:eastAsia="Arial Unicode MS" w:hAnsi="Arial Unicode MS" w:cs="Arial Unicode MS"/>
      <w:b/>
      <w:bCs/>
      <w:sz w:val="24"/>
    </w:rPr>
  </w:style>
  <w:style w:type="paragraph" w:customStyle="1" w:styleId="1-indent">
    <w:name w:val="1-indent"/>
    <w:basedOn w:val="a"/>
    <w:pPr>
      <w:tabs>
        <w:tab w:val="left" w:pos="720"/>
        <w:tab w:val="left" w:pos="1800"/>
        <w:tab w:val="left" w:pos="5040"/>
        <w:tab w:val="left" w:pos="5400"/>
      </w:tabs>
      <w:spacing w:before="120"/>
      <w:ind w:left="1800" w:hanging="360"/>
    </w:pPr>
  </w:style>
  <w:style w:type="paragraph" w:customStyle="1" w:styleId="xl27">
    <w:name w:val="xl27"/>
    <w:basedOn w:val="a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b/>
      <w:bCs/>
      <w:sz w:val="28"/>
      <w:szCs w:val="28"/>
    </w:rPr>
  </w:style>
  <w:style w:type="paragraph" w:customStyle="1" w:styleId="Bullets">
    <w:name w:val="Bullets"/>
    <w:basedOn w:val="a"/>
    <w:pPr>
      <w:tabs>
        <w:tab w:val="left" w:pos="1080"/>
        <w:tab w:val="left" w:pos="1440"/>
        <w:tab w:val="left" w:pos="1800"/>
      </w:tabs>
      <w:spacing w:line="280" w:lineRule="atLeast"/>
      <w:ind w:left="1800" w:hanging="360"/>
      <w:jc w:val="left"/>
    </w:pPr>
    <w:rPr>
      <w:rFonts w:ascii="Univers" w:hAnsi="Univers"/>
      <w:lang w:eastAsia="en-US"/>
    </w:rPr>
  </w:style>
  <w:style w:type="paragraph" w:customStyle="1" w:styleId="1f">
    <w:name w:val="图表目录1"/>
    <w:basedOn w:val="TOCBase"/>
    <w:pPr>
      <w:ind w:left="1440" w:hanging="360"/>
    </w:pPr>
  </w:style>
  <w:style w:type="paragraph" w:customStyle="1" w:styleId="a-indent">
    <w:name w:val="a-indent"/>
    <w:basedOn w:val="1-indent"/>
    <w:pPr>
      <w:tabs>
        <w:tab w:val="clear" w:pos="720"/>
        <w:tab w:val="clear" w:pos="1800"/>
        <w:tab w:val="clear" w:pos="5040"/>
        <w:tab w:val="clear" w:pos="5400"/>
      </w:tabs>
      <w:ind w:left="720" w:hanging="216"/>
    </w:pPr>
    <w:rPr>
      <w:b/>
      <w:i/>
      <w:sz w:val="22"/>
    </w:rPr>
  </w:style>
  <w:style w:type="paragraph" w:customStyle="1" w:styleId="AIOCNORMAL">
    <w:name w:val="AIOC NORMAL"/>
    <w:basedOn w:val="ABLOCKPARA"/>
    <w:pPr>
      <w:tabs>
        <w:tab w:val="left" w:pos="1440"/>
      </w:tabs>
      <w:jc w:val="left"/>
    </w:pPr>
  </w:style>
  <w:style w:type="paragraph" w:customStyle="1" w:styleId="xl30">
    <w:name w:val="xl30"/>
    <w:basedOn w:val="a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 Unicode MS" w:eastAsia="Arial Unicode MS" w:hAnsi="Arial Unicode MS" w:cs="Arial Unicode MS"/>
      <w:sz w:val="24"/>
    </w:rPr>
  </w:style>
  <w:style w:type="paragraph" w:customStyle="1" w:styleId="6H6LegalLevel1BOD4h6ThirdSubheadingPIM6Bullet">
    <w:name w:val="样式 标题 6H6Legal Level 1.BOD 4h6Third SubheadingPIM 6Bullet..."/>
    <w:basedOn w:val="a"/>
    <w:pPr>
      <w:tabs>
        <w:tab w:val="left" w:pos="425"/>
        <w:tab w:val="left" w:pos="4320"/>
      </w:tabs>
      <w:ind w:left="4320" w:hanging="360"/>
    </w:pPr>
  </w:style>
  <w:style w:type="paragraph" w:customStyle="1" w:styleId="xl34">
    <w:name w:val="xl34"/>
    <w:basedOn w:val="a"/>
    <w:pPr>
      <w:spacing w:before="100" w:beforeAutospacing="1" w:after="100" w:afterAutospacing="1"/>
      <w:jc w:val="left"/>
      <w:textAlignment w:val="top"/>
    </w:pPr>
    <w:rPr>
      <w:rFonts w:ascii="Arial Unicode MS" w:eastAsia="Arial Unicode MS" w:hAnsi="Arial Unicode MS" w:cs="Arial Unicode MS"/>
      <w:b/>
      <w:bCs/>
      <w:sz w:val="24"/>
    </w:rPr>
  </w:style>
  <w:style w:type="paragraph" w:customStyle="1" w:styleId="TableBullet">
    <w:name w:val="Table Bullet"/>
    <w:basedOn w:val="a"/>
    <w:pPr>
      <w:tabs>
        <w:tab w:val="left" w:pos="360"/>
      </w:tabs>
      <w:snapToGrid w:val="0"/>
      <w:spacing w:before="120" w:line="360" w:lineRule="auto"/>
      <w:ind w:left="360" w:hanging="360"/>
      <w:jc w:val="left"/>
    </w:pPr>
    <w:rPr>
      <w:snapToGrid w:val="0"/>
      <w:color w:val="000000"/>
      <w:sz w:val="22"/>
      <w:lang w:eastAsia="en-US"/>
    </w:rPr>
  </w:style>
  <w:style w:type="paragraph" w:customStyle="1" w:styleId="Bullet2">
    <w:name w:val="Bullet 2"/>
    <w:basedOn w:val="Bullet1"/>
    <w:pPr>
      <w:tabs>
        <w:tab w:val="clear" w:pos="720"/>
        <w:tab w:val="left" w:pos="360"/>
      </w:tabs>
      <w:ind w:left="360" w:hanging="360"/>
    </w:pPr>
  </w:style>
  <w:style w:type="paragraph" w:customStyle="1" w:styleId="91">
    <w:name w:val="索引 91"/>
    <w:basedOn w:val="a"/>
    <w:next w:val="a"/>
    <w:pPr>
      <w:widowControl w:val="0"/>
      <w:spacing w:after="0"/>
      <w:ind w:leftChars="1600" w:left="1600"/>
    </w:pPr>
    <w:rPr>
      <w:rFonts w:ascii="Times New Roman" w:eastAsia="楷体_GB2312" w:hAnsi="Times New Roman"/>
      <w:kern w:val="2"/>
      <w:szCs w:val="24"/>
    </w:rPr>
  </w:style>
  <w:style w:type="paragraph" w:customStyle="1" w:styleId="xl33">
    <w:name w:val="xl33"/>
    <w:basedOn w:val="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CC00"/>
      <w:spacing w:before="100" w:beforeAutospacing="1" w:after="100" w:afterAutospacing="1"/>
      <w:jc w:val="center"/>
      <w:textAlignment w:val="top"/>
    </w:pPr>
    <w:rPr>
      <w:rFonts w:ascii="Arial Unicode MS" w:eastAsia="Arial Unicode MS" w:hAnsi="Arial Unicode MS" w:cs="Arial Unicode MS"/>
      <w:b/>
      <w:bCs/>
      <w:sz w:val="24"/>
    </w:rPr>
  </w:style>
  <w:style w:type="paragraph" w:customStyle="1" w:styleId="A0b">
    <w:name w:val="A0b"/>
    <w:basedOn w:val="a"/>
    <w:pPr>
      <w:tabs>
        <w:tab w:val="left" w:pos="1080"/>
      </w:tabs>
      <w:ind w:left="1080" w:hanging="360"/>
    </w:pPr>
    <w:rPr>
      <w:rFonts w:eastAsia="PMingLiU"/>
      <w:szCs w:val="10"/>
      <w:lang w:eastAsia="zh-TW"/>
    </w:rPr>
  </w:style>
  <w:style w:type="paragraph" w:customStyle="1" w:styleId="2AttributeHeading2h2h21Alt2Alt21Alt22Sub0">
    <w:name w:val="标题 2Attribute Heading 2h2h21(Alt+2)(Alt+2)1(Alt+2)2Sub..."/>
    <w:basedOn w:val="2"/>
    <w:pPr>
      <w:numPr>
        <w:numId w:val="0"/>
      </w:numPr>
    </w:pPr>
  </w:style>
  <w:style w:type="paragraph" w:customStyle="1" w:styleId="Bullet6">
    <w:name w:val="Bullet 6"/>
    <w:basedOn w:val="a"/>
    <w:pPr>
      <w:spacing w:before="120"/>
      <w:ind w:left="1368" w:hanging="288"/>
      <w:jc w:val="left"/>
    </w:pPr>
  </w:style>
  <w:style w:type="paragraph" w:customStyle="1" w:styleId="Captiontext">
    <w:name w:val="Caption text"/>
    <w:basedOn w:val="a"/>
    <w:pPr>
      <w:tabs>
        <w:tab w:val="left" w:pos="936"/>
        <w:tab w:val="left" w:pos="1080"/>
      </w:tabs>
      <w:spacing w:line="280" w:lineRule="atLeast"/>
      <w:ind w:left="3600" w:hanging="3600"/>
      <w:jc w:val="center"/>
    </w:pPr>
    <w:rPr>
      <w:rFonts w:ascii="Univers" w:eastAsia="Times New Roman" w:hAnsi="Univers"/>
      <w:i/>
      <w:sz w:val="16"/>
      <w:lang w:eastAsia="en-US"/>
    </w:rPr>
  </w:style>
  <w:style w:type="paragraph" w:customStyle="1" w:styleId="1H1PIM1h1h11heading1TOC1stlevelSectionHea0">
    <w:name w:val="样式 标题 1H1第 ？ 章PIM 1h1h11heading 1TOC1st levelSection Hea... + 行距..."/>
    <w:basedOn w:val="1H1PIM1h1h11heading1TOC1stlevelSectionHea"/>
    <w:pPr>
      <w:tabs>
        <w:tab w:val="clear" w:pos="3600"/>
      </w:tabs>
      <w:spacing w:line="240" w:lineRule="auto"/>
    </w:pPr>
    <w:rPr>
      <w:rFonts w:cs="宋体"/>
      <w:szCs w:val="20"/>
    </w:rPr>
  </w:style>
  <w:style w:type="paragraph" w:customStyle="1" w:styleId="MainHeader">
    <w:name w:val="Main Header"/>
    <w:basedOn w:val="a"/>
    <w:pPr>
      <w:tabs>
        <w:tab w:val="left" w:pos="360"/>
        <w:tab w:val="left" w:pos="1080"/>
      </w:tabs>
      <w:ind w:left="900" w:right="680" w:hanging="900"/>
    </w:pPr>
    <w:rPr>
      <w:rFonts w:ascii="Times" w:hAnsi="Times"/>
      <w:b/>
      <w:caps/>
      <w:sz w:val="24"/>
      <w:u w:val="single"/>
    </w:rPr>
  </w:style>
  <w:style w:type="paragraph" w:customStyle="1" w:styleId="81">
    <w:name w:val="索引 81"/>
    <w:basedOn w:val="a"/>
    <w:next w:val="a"/>
    <w:pPr>
      <w:widowControl w:val="0"/>
      <w:spacing w:after="0"/>
      <w:ind w:leftChars="1400" w:left="1400"/>
    </w:pPr>
    <w:rPr>
      <w:rFonts w:ascii="Times New Roman" w:eastAsia="楷体_GB2312" w:hAnsi="Times New Roman"/>
      <w:kern w:val="2"/>
      <w:szCs w:val="24"/>
    </w:rPr>
  </w:style>
  <w:style w:type="paragraph" w:customStyle="1" w:styleId="aff1">
    <w:name w:val="样式"/>
    <w:basedOn w:val="a"/>
    <w:next w:val="17"/>
    <w:pPr>
      <w:widowControl w:val="0"/>
      <w:spacing w:after="0"/>
    </w:pPr>
    <w:rPr>
      <w:rFonts w:ascii="宋体" w:hAnsi="Courier New"/>
      <w:kern w:val="2"/>
      <w:sz w:val="21"/>
      <w:szCs w:val="21"/>
    </w:rPr>
  </w:style>
  <w:style w:type="paragraph" w:customStyle="1" w:styleId="Indent3">
    <w:name w:val="Indent 3"/>
    <w:basedOn w:val="Indent1"/>
    <w:pPr>
      <w:ind w:left="720"/>
    </w:pPr>
  </w:style>
  <w:style w:type="paragraph" w:customStyle="1" w:styleId="H1">
    <w:name w:val="H 1"/>
    <w:basedOn w:val="1"/>
    <w:pPr>
      <w:tabs>
        <w:tab w:val="clear" w:pos="3600"/>
      </w:tabs>
      <w:spacing w:before="0" w:after="120" w:line="240" w:lineRule="auto"/>
      <w:outlineLvl w:val="9"/>
    </w:pPr>
    <w:rPr>
      <w:bCs w:val="0"/>
      <w:i/>
      <w:caps/>
      <w:kern w:val="0"/>
      <w:sz w:val="24"/>
      <w:szCs w:val="20"/>
    </w:rPr>
  </w:style>
  <w:style w:type="paragraph" w:customStyle="1" w:styleId="font9">
    <w:name w:val="font9"/>
    <w:basedOn w:val="a"/>
    <w:pPr>
      <w:spacing w:before="100" w:beforeAutospacing="1" w:after="100" w:afterAutospacing="1"/>
      <w:jc w:val="left"/>
    </w:pPr>
    <w:rPr>
      <w:rFonts w:eastAsia="Arial Unicode MS"/>
      <w:sz w:val="24"/>
    </w:rPr>
  </w:style>
  <w:style w:type="paragraph" w:customStyle="1" w:styleId="CompanyName">
    <w:name w:val="Company Name"/>
    <w:basedOn w:val="a"/>
    <w:pPr>
      <w:keepNext/>
      <w:keepLines/>
      <w:overflowPunct w:val="0"/>
      <w:autoSpaceDE w:val="0"/>
      <w:autoSpaceDN w:val="0"/>
      <w:adjustRightInd w:val="0"/>
      <w:spacing w:after="0" w:line="220" w:lineRule="atLeast"/>
      <w:jc w:val="left"/>
      <w:textAlignment w:val="baseline"/>
    </w:pPr>
    <w:rPr>
      <w:rFonts w:ascii="Arial Black" w:eastAsia="楷体" w:hAnsi="Arial Black"/>
      <w:spacing w:val="-25"/>
      <w:kern w:val="28"/>
      <w:sz w:val="32"/>
      <w:szCs w:val="32"/>
    </w:rPr>
  </w:style>
  <w:style w:type="paragraph" w:customStyle="1" w:styleId="5H5heading5Level3-idashdsddh5SecondSubheading">
    <w:name w:val="样式 标题 5H5heading 5Level 3 - idashdsddh5Second Subheading..."/>
    <w:basedOn w:val="5"/>
    <w:pPr>
      <w:spacing w:line="360" w:lineRule="auto"/>
    </w:pPr>
    <w:rPr>
      <w:rFonts w:cs="宋体"/>
      <w:szCs w:val="20"/>
    </w:rPr>
  </w:style>
  <w:style w:type="paragraph" w:customStyle="1" w:styleId="Indent5">
    <w:name w:val="Indent 5"/>
    <w:basedOn w:val="Indent4"/>
    <w:pPr>
      <w:ind w:left="1440"/>
    </w:pPr>
  </w:style>
  <w:style w:type="paragraph" w:customStyle="1" w:styleId="FootnoteBase">
    <w:name w:val="Footnote Base"/>
    <w:basedOn w:val="a"/>
    <w:pPr>
      <w:keepLines/>
      <w:overflowPunct w:val="0"/>
      <w:autoSpaceDE w:val="0"/>
      <w:autoSpaceDN w:val="0"/>
      <w:adjustRightInd w:val="0"/>
      <w:spacing w:after="0" w:line="200" w:lineRule="atLeast"/>
      <w:ind w:left="1080"/>
      <w:jc w:val="left"/>
      <w:textAlignment w:val="baseline"/>
    </w:pPr>
    <w:rPr>
      <w:rFonts w:ascii="Times New Roman" w:eastAsia="楷体" w:hAnsi="Times New Roman"/>
      <w:spacing w:val="-5"/>
      <w:sz w:val="16"/>
      <w:szCs w:val="16"/>
    </w:rPr>
  </w:style>
  <w:style w:type="paragraph" w:customStyle="1" w:styleId="Alpha3">
    <w:name w:val="Alpha 3"/>
    <w:basedOn w:val="a"/>
    <w:pPr>
      <w:tabs>
        <w:tab w:val="left" w:pos="360"/>
      </w:tabs>
      <w:spacing w:before="120"/>
      <w:ind w:left="360" w:hanging="360"/>
    </w:pPr>
    <w:rPr>
      <w:lang w:eastAsia="zh-TW"/>
    </w:rPr>
  </w:style>
  <w:style w:type="paragraph" w:customStyle="1" w:styleId="TableHeading">
    <w:name w:val="Table Heading"/>
    <w:basedOn w:val="7"/>
    <w:pPr>
      <w:spacing w:before="120" w:after="60" w:line="240" w:lineRule="auto"/>
      <w:jc w:val="both"/>
    </w:pPr>
    <w:rPr>
      <w:b/>
      <w:bCs/>
      <w:smallCaps w:val="0"/>
      <w:snapToGrid w:val="0"/>
      <w:color w:val="FFFFFF"/>
      <w:kern w:val="0"/>
      <w:sz w:val="22"/>
      <w:lang w:eastAsia="en-US"/>
    </w:rPr>
  </w:style>
  <w:style w:type="paragraph" w:customStyle="1" w:styleId="Subbullet1">
    <w:name w:val="Sub bullet 1"/>
    <w:basedOn w:val="a"/>
    <w:pPr>
      <w:tabs>
        <w:tab w:val="left" w:pos="1440"/>
        <w:tab w:val="left" w:pos="2123"/>
      </w:tabs>
      <w:spacing w:line="280" w:lineRule="atLeast"/>
      <w:ind w:left="2123" w:hanging="288"/>
      <w:jc w:val="left"/>
    </w:pPr>
    <w:rPr>
      <w:rFonts w:ascii="Univers" w:hAnsi="Univers"/>
      <w:lang w:eastAsia="en-US"/>
    </w:rPr>
  </w:style>
  <w:style w:type="paragraph" w:customStyle="1" w:styleId="xl39">
    <w:name w:val="xl39"/>
    <w:basedOn w:val="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CC00"/>
      <w:spacing w:before="100" w:beforeAutospacing="1" w:after="100" w:afterAutospacing="1"/>
      <w:jc w:val="center"/>
      <w:textAlignment w:val="top"/>
    </w:pPr>
    <w:rPr>
      <w:rFonts w:eastAsia="Arial Unicode MS"/>
      <w:b/>
      <w:bCs/>
      <w:sz w:val="24"/>
    </w:rPr>
  </w:style>
  <w:style w:type="paragraph" w:customStyle="1" w:styleId="Bullet3">
    <w:name w:val="Bullet 3"/>
    <w:basedOn w:val="Bullet2"/>
  </w:style>
  <w:style w:type="paragraph" w:customStyle="1" w:styleId="xTOC4">
    <w:name w:val="xTOC4"/>
    <w:basedOn w:val="xTOC3"/>
    <w:next w:val="xBody1"/>
    <w:rPr>
      <w:b w:val="0"/>
      <w:bCs w:val="0"/>
      <w:i/>
      <w:iCs/>
    </w:rPr>
  </w:style>
  <w:style w:type="paragraph" w:customStyle="1" w:styleId="6H6LegalLevel1BOD4h6ThirdSubheadingPIM6Bullet1">
    <w:name w:val="样式 标题 6H6Legal Level 1.BOD 4h6Third SubheadingPIM 6Bullet...1"/>
    <w:basedOn w:val="6"/>
    <w:pPr>
      <w:tabs>
        <w:tab w:val="clear" w:pos="1151"/>
      </w:tabs>
    </w:pPr>
    <w:rPr>
      <w:iCs/>
    </w:rPr>
  </w:style>
  <w:style w:type="paragraph" w:customStyle="1" w:styleId="25">
    <w:name w:val="样式2"/>
    <w:basedOn w:val="6"/>
    <w:pPr>
      <w:numPr>
        <w:numId w:val="0"/>
      </w:numPr>
    </w:pPr>
    <w:rPr>
      <w:b/>
      <w:szCs w:val="24"/>
    </w:rPr>
  </w:style>
  <w:style w:type="paragraph" w:customStyle="1" w:styleId="-110">
    <w:name w:val="彩色底纹 - 强调文字颜色 11"/>
    <w:uiPriority w:val="71"/>
    <w:rPr>
      <w:rFonts w:ascii="Book Antiqua" w:hAnsi="Book Antiqua"/>
    </w:rPr>
  </w:style>
  <w:style w:type="paragraph" w:customStyle="1" w:styleId="BodyTextch">
    <w:name w:val="Body Text(ch)"/>
    <w:basedOn w:val="a"/>
    <w:next w:val="a0"/>
    <w:pPr>
      <w:spacing w:line="360" w:lineRule="auto"/>
      <w:ind w:firstLineChars="200" w:firstLine="480"/>
    </w:pPr>
    <w:rPr>
      <w:rFonts w:ascii="楷体_GB2312" w:hAnsi="Times"/>
      <w:sz w:val="24"/>
    </w:rPr>
  </w:style>
  <w:style w:type="paragraph" w:customStyle="1" w:styleId="aff2">
    <w:name w:val="业务规则二级"/>
    <w:basedOn w:val="a"/>
    <w:next w:val="a"/>
    <w:uiPriority w:val="99"/>
    <w:pPr>
      <w:widowControl w:val="0"/>
      <w:spacing w:after="0" w:line="360" w:lineRule="auto"/>
      <w:ind w:left="720"/>
    </w:pPr>
    <w:rPr>
      <w:rFonts w:ascii="宋体" w:eastAsia="仿宋" w:hAnsi="宋体"/>
      <w:kern w:val="2"/>
      <w:sz w:val="28"/>
      <w:szCs w:val="22"/>
    </w:rPr>
  </w:style>
  <w:style w:type="paragraph" w:customStyle="1" w:styleId="33">
    <w:name w:val="列出段落3"/>
    <w:basedOn w:val="a"/>
    <w:uiPriority w:val="99"/>
    <w:qFormat/>
    <w:pPr>
      <w:ind w:firstLineChars="200" w:firstLine="420"/>
    </w:pPr>
  </w:style>
  <w:style w:type="paragraph" w:customStyle="1" w:styleId="42">
    <w:name w:val="索引 42"/>
    <w:basedOn w:val="a"/>
    <w:next w:val="a"/>
    <w:pPr>
      <w:widowControl w:val="0"/>
      <w:spacing w:after="0"/>
      <w:ind w:leftChars="600" w:left="600"/>
    </w:pPr>
    <w:rPr>
      <w:rFonts w:ascii="Times New Roman" w:eastAsia="楷体_GB2312" w:hAnsi="Times New Roman"/>
      <w:kern w:val="2"/>
      <w:szCs w:val="24"/>
    </w:rPr>
  </w:style>
  <w:style w:type="paragraph" w:customStyle="1" w:styleId="26">
    <w:name w:val="正文缩进2"/>
    <w:basedOn w:val="a"/>
    <w:pPr>
      <w:spacing w:line="360" w:lineRule="auto"/>
      <w:ind w:firstLine="420"/>
    </w:pPr>
    <w:rPr>
      <w:sz w:val="24"/>
    </w:rPr>
  </w:style>
  <w:style w:type="paragraph" w:customStyle="1" w:styleId="27">
    <w:name w:val="文档结构图2"/>
    <w:basedOn w:val="a"/>
    <w:pPr>
      <w:shd w:val="clear" w:color="auto" w:fill="000080"/>
    </w:pPr>
    <w:rPr>
      <w:shd w:val="clear" w:color="auto" w:fill="000080"/>
    </w:rPr>
  </w:style>
  <w:style w:type="paragraph" w:customStyle="1" w:styleId="28">
    <w:name w:val="普通(网站)2"/>
    <w:basedOn w:val="a"/>
    <w:pPr>
      <w:spacing w:before="100" w:beforeAutospacing="1" w:after="100" w:afterAutospacing="1"/>
      <w:jc w:val="left"/>
    </w:pPr>
    <w:rPr>
      <w:rFonts w:ascii="宋体" w:hAnsi="宋体"/>
      <w:sz w:val="24"/>
    </w:rPr>
  </w:style>
  <w:style w:type="paragraph" w:customStyle="1" w:styleId="320">
    <w:name w:val="正文文本缩进 32"/>
    <w:basedOn w:val="a"/>
    <w:pPr>
      <w:spacing w:line="360" w:lineRule="auto"/>
      <w:ind w:firstLine="420"/>
      <w:jc w:val="left"/>
    </w:pPr>
    <w:rPr>
      <w:sz w:val="24"/>
    </w:rPr>
  </w:style>
  <w:style w:type="paragraph" w:customStyle="1" w:styleId="62">
    <w:name w:val="索引 62"/>
    <w:basedOn w:val="a"/>
    <w:next w:val="a"/>
    <w:pPr>
      <w:widowControl w:val="0"/>
      <w:spacing w:after="0"/>
      <w:ind w:leftChars="1000" w:left="1000"/>
    </w:pPr>
    <w:rPr>
      <w:rFonts w:ascii="Times New Roman" w:eastAsia="楷体_GB2312" w:hAnsi="Times New Roman"/>
      <w:kern w:val="2"/>
      <w:szCs w:val="24"/>
    </w:rPr>
  </w:style>
  <w:style w:type="paragraph" w:customStyle="1" w:styleId="120">
    <w:name w:val="索引 12"/>
    <w:basedOn w:val="a"/>
    <w:next w:val="a"/>
  </w:style>
  <w:style w:type="paragraph" w:customStyle="1" w:styleId="72">
    <w:name w:val="索引 72"/>
    <w:basedOn w:val="a"/>
    <w:next w:val="a"/>
    <w:pPr>
      <w:widowControl w:val="0"/>
      <w:spacing w:after="0"/>
      <w:ind w:leftChars="1200" w:left="1200"/>
    </w:pPr>
    <w:rPr>
      <w:rFonts w:ascii="Times New Roman" w:eastAsia="楷体_GB2312" w:hAnsi="Times New Roman"/>
      <w:kern w:val="2"/>
      <w:szCs w:val="24"/>
    </w:rPr>
  </w:style>
  <w:style w:type="paragraph" w:customStyle="1" w:styleId="321">
    <w:name w:val="索引 32"/>
    <w:basedOn w:val="a"/>
    <w:next w:val="a"/>
    <w:pPr>
      <w:widowControl w:val="0"/>
      <w:spacing w:after="0"/>
      <w:ind w:leftChars="400" w:left="400"/>
    </w:pPr>
    <w:rPr>
      <w:rFonts w:ascii="Times New Roman" w:eastAsia="楷体_GB2312" w:hAnsi="Times New Roman"/>
      <w:kern w:val="2"/>
      <w:szCs w:val="24"/>
    </w:rPr>
  </w:style>
  <w:style w:type="paragraph" w:customStyle="1" w:styleId="220">
    <w:name w:val="索引 22"/>
    <w:basedOn w:val="a"/>
    <w:next w:val="a"/>
    <w:pPr>
      <w:widowControl w:val="0"/>
      <w:spacing w:after="0"/>
      <w:ind w:leftChars="200" w:left="200"/>
    </w:pPr>
    <w:rPr>
      <w:rFonts w:ascii="Times New Roman" w:eastAsia="楷体_GB2312" w:hAnsi="Times New Roman"/>
      <w:kern w:val="2"/>
      <w:szCs w:val="24"/>
    </w:rPr>
  </w:style>
  <w:style w:type="paragraph" w:customStyle="1" w:styleId="29">
    <w:name w:val="纯文本2"/>
    <w:basedOn w:val="a"/>
    <w:pPr>
      <w:widowControl w:val="0"/>
      <w:adjustRightInd w:val="0"/>
      <w:spacing w:after="0"/>
    </w:pPr>
    <w:rPr>
      <w:rFonts w:ascii="宋体" w:hAnsi="Courier New"/>
    </w:rPr>
  </w:style>
  <w:style w:type="paragraph" w:customStyle="1" w:styleId="2a">
    <w:name w:val="索引标题2"/>
    <w:basedOn w:val="a"/>
    <w:next w:val="120"/>
    <w:pPr>
      <w:widowControl w:val="0"/>
      <w:spacing w:after="0"/>
    </w:pPr>
    <w:rPr>
      <w:rFonts w:ascii="Times New Roman" w:eastAsia="楷体_GB2312" w:hAnsi="Times New Roman"/>
      <w:kern w:val="2"/>
      <w:szCs w:val="24"/>
    </w:rPr>
  </w:style>
  <w:style w:type="paragraph" w:customStyle="1" w:styleId="312">
    <w:name w:val="列出段落31"/>
    <w:basedOn w:val="a"/>
    <w:uiPriority w:val="34"/>
    <w:qFormat/>
    <w:pPr>
      <w:ind w:firstLineChars="200" w:firstLine="420"/>
    </w:pPr>
  </w:style>
  <w:style w:type="paragraph" w:customStyle="1" w:styleId="221">
    <w:name w:val="正文文本 22"/>
    <w:basedOn w:val="a"/>
    <w:rPr>
      <w:color w:val="FF0000"/>
      <w:sz w:val="28"/>
    </w:rPr>
  </w:style>
  <w:style w:type="paragraph" w:customStyle="1" w:styleId="2b">
    <w:name w:val="正文文本缩进2"/>
    <w:basedOn w:val="a"/>
    <w:pPr>
      <w:ind w:firstLine="480"/>
    </w:pPr>
    <w:rPr>
      <w:sz w:val="24"/>
    </w:rPr>
  </w:style>
  <w:style w:type="paragraph" w:customStyle="1" w:styleId="2c">
    <w:name w:val="正文首行缩进2"/>
    <w:basedOn w:val="a0"/>
    <w:pPr>
      <w:ind w:firstLineChars="100" w:firstLine="420"/>
    </w:pPr>
    <w:rPr>
      <w:snapToGrid w:val="0"/>
      <w:color w:val="FF0000"/>
      <w:lang w:eastAsia="en-US"/>
    </w:rPr>
  </w:style>
  <w:style w:type="paragraph" w:customStyle="1" w:styleId="52">
    <w:name w:val="索引 52"/>
    <w:basedOn w:val="a"/>
    <w:next w:val="a"/>
    <w:pPr>
      <w:widowControl w:val="0"/>
      <w:spacing w:after="0"/>
      <w:ind w:leftChars="800" w:left="800"/>
    </w:pPr>
    <w:rPr>
      <w:rFonts w:ascii="Times New Roman" w:eastAsia="楷体_GB2312" w:hAnsi="Times New Roman"/>
      <w:kern w:val="2"/>
      <w:szCs w:val="24"/>
    </w:rPr>
  </w:style>
  <w:style w:type="paragraph" w:customStyle="1" w:styleId="222">
    <w:name w:val="正文文本缩进 22"/>
    <w:basedOn w:val="a"/>
    <w:pPr>
      <w:spacing w:line="360" w:lineRule="auto"/>
      <w:ind w:firstLine="420"/>
    </w:pPr>
    <w:rPr>
      <w:rFonts w:ascii="Arial" w:hAnsi="Arial"/>
      <w:sz w:val="24"/>
    </w:rPr>
  </w:style>
  <w:style w:type="paragraph" w:customStyle="1" w:styleId="2d">
    <w:name w:val="图表目录2"/>
    <w:basedOn w:val="TOCBase"/>
    <w:pPr>
      <w:ind w:left="1440" w:hanging="360"/>
    </w:pPr>
  </w:style>
  <w:style w:type="paragraph" w:customStyle="1" w:styleId="92">
    <w:name w:val="索引 92"/>
    <w:basedOn w:val="a"/>
    <w:next w:val="a"/>
    <w:pPr>
      <w:widowControl w:val="0"/>
      <w:spacing w:after="0"/>
      <w:ind w:leftChars="1600" w:left="1600"/>
    </w:pPr>
    <w:rPr>
      <w:rFonts w:ascii="Times New Roman" w:eastAsia="楷体_GB2312" w:hAnsi="Times New Roman"/>
      <w:kern w:val="2"/>
      <w:szCs w:val="24"/>
    </w:rPr>
  </w:style>
  <w:style w:type="paragraph" w:customStyle="1" w:styleId="82">
    <w:name w:val="索引 82"/>
    <w:basedOn w:val="a"/>
    <w:next w:val="a"/>
    <w:pPr>
      <w:widowControl w:val="0"/>
      <w:spacing w:after="0"/>
      <w:ind w:leftChars="1400" w:left="1400"/>
    </w:pPr>
    <w:rPr>
      <w:rFonts w:ascii="Times New Roman" w:eastAsia="楷体_GB2312" w:hAnsi="Times New Roman"/>
      <w:kern w:val="2"/>
      <w:szCs w:val="24"/>
    </w:rPr>
  </w:style>
  <w:style w:type="paragraph" w:customStyle="1" w:styleId="322">
    <w:name w:val="正文文本 32"/>
    <w:basedOn w:val="a"/>
    <w:rPr>
      <w:sz w:val="24"/>
    </w:rPr>
  </w:style>
  <w:style w:type="paragraph" w:customStyle="1" w:styleId="2e">
    <w:name w:val="批注主题2"/>
    <w:basedOn w:val="a5"/>
    <w:next w:val="a5"/>
    <w:rPr>
      <w:b/>
      <w:bCs/>
    </w:rPr>
  </w:style>
  <w:style w:type="paragraph" w:customStyle="1" w:styleId="2f">
    <w:name w:val="日期2"/>
    <w:basedOn w:val="a"/>
    <w:next w:val="a"/>
    <w:pPr>
      <w:ind w:leftChars="2500" w:left="100"/>
    </w:pPr>
  </w:style>
  <w:style w:type="paragraph" w:customStyle="1" w:styleId="43">
    <w:name w:val="列出段落4"/>
    <w:basedOn w:val="a"/>
    <w:uiPriority w:val="99"/>
    <w:semiHidden/>
    <w:unhideWhenUsed/>
    <w:pPr>
      <w:ind w:firstLineChars="200" w:firstLine="420"/>
    </w:pPr>
  </w:style>
  <w:style w:type="character" w:customStyle="1" w:styleId="1Char">
    <w:name w:val="标题 1 Char"/>
    <w:link w:val="1"/>
    <w:uiPriority w:val="99"/>
    <w:rPr>
      <w:rFonts w:ascii="Book Antiqua" w:hAnsi="Book Antiqua"/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9"/>
    <w:rPr>
      <w:rFonts w:ascii="Arial" w:hAnsi="Arial"/>
      <w:b/>
      <w:bCs/>
      <w:sz w:val="32"/>
      <w:szCs w:val="32"/>
    </w:rPr>
  </w:style>
  <w:style w:type="character" w:customStyle="1" w:styleId="3Char">
    <w:name w:val="标题 3 Char"/>
    <w:link w:val="3"/>
    <w:uiPriority w:val="99"/>
    <w:rPr>
      <w:rFonts w:ascii="Arial" w:hAnsi="Arial"/>
      <w:b/>
      <w:bCs/>
      <w:sz w:val="30"/>
      <w:szCs w:val="30"/>
    </w:rPr>
  </w:style>
  <w:style w:type="character" w:customStyle="1" w:styleId="4Char">
    <w:name w:val="标题 4 Char"/>
    <w:link w:val="4"/>
    <w:uiPriority w:val="99"/>
    <w:rPr>
      <w:rFonts w:ascii="Arial" w:hAnsi="Arial"/>
      <w:b/>
      <w:bCs/>
      <w:spacing w:val="5"/>
      <w:kern w:val="20"/>
      <w:sz w:val="28"/>
      <w:szCs w:val="28"/>
    </w:rPr>
  </w:style>
  <w:style w:type="character" w:customStyle="1" w:styleId="5Char">
    <w:name w:val="标题 5 Char"/>
    <w:link w:val="5"/>
    <w:uiPriority w:val="99"/>
    <w:rPr>
      <w:rFonts w:ascii="Arial" w:hAnsi="Arial"/>
      <w:b/>
      <w:bCs/>
      <w:sz w:val="24"/>
      <w:szCs w:val="24"/>
    </w:rPr>
  </w:style>
  <w:style w:type="character" w:customStyle="1" w:styleId="Char">
    <w:name w:val="正文文本 Char"/>
    <w:link w:val="a0"/>
    <w:rPr>
      <w:rFonts w:ascii="Book Antiqua" w:hAnsi="Book Antiqua"/>
    </w:rPr>
  </w:style>
  <w:style w:type="character" w:customStyle="1" w:styleId="6Char">
    <w:name w:val="标题 6 Char"/>
    <w:link w:val="6"/>
    <w:rPr>
      <w:rFonts w:ascii="Book Antiqua" w:hAnsi="Book Antiqua"/>
      <w:i/>
      <w:spacing w:val="5"/>
      <w:kern w:val="20"/>
    </w:rPr>
  </w:style>
  <w:style w:type="character" w:customStyle="1" w:styleId="7Char">
    <w:name w:val="标题 7 Char"/>
    <w:link w:val="7"/>
    <w:rPr>
      <w:rFonts w:ascii="Book Antiqua" w:hAnsi="Book Antiqua"/>
      <w:smallCaps/>
      <w:kern w:val="20"/>
    </w:rPr>
  </w:style>
  <w:style w:type="character" w:customStyle="1" w:styleId="8Char">
    <w:name w:val="标题 8 Char"/>
    <w:link w:val="8"/>
    <w:rPr>
      <w:rFonts w:ascii="Book Antiqua" w:hAnsi="Book Antiqua"/>
      <w:i/>
      <w:spacing w:val="5"/>
      <w:kern w:val="20"/>
      <w:sz w:val="24"/>
    </w:rPr>
  </w:style>
  <w:style w:type="character" w:customStyle="1" w:styleId="9Char">
    <w:name w:val="标题 9 Char"/>
    <w:link w:val="9"/>
    <w:rPr>
      <w:rFonts w:ascii="Book Antiqua" w:hAnsi="Book Antiqua"/>
      <w:spacing w:val="-5"/>
      <w:kern w:val="20"/>
      <w:sz w:val="24"/>
    </w:rPr>
  </w:style>
  <w:style w:type="character" w:customStyle="1" w:styleId="Char5">
    <w:name w:val="标题 Char"/>
    <w:link w:val="af0"/>
    <w:rPr>
      <w:rFonts w:ascii="Book Antiqua" w:eastAsia="宋体" w:hAnsi="Book Antiqua" w:cs="Times New Roman"/>
      <w:b/>
      <w:bCs/>
      <w:i/>
      <w:iCs/>
      <w:kern w:val="0"/>
      <w:sz w:val="28"/>
      <w:szCs w:val="20"/>
      <w:u w:val="single"/>
      <w:lang w:eastAsia="en-US"/>
    </w:rPr>
  </w:style>
  <w:style w:type="character" w:customStyle="1" w:styleId="Char6">
    <w:name w:val="标准正文 Char"/>
    <w:link w:val="af7"/>
    <w:qFormat/>
    <w:rPr>
      <w:sz w:val="24"/>
      <w:szCs w:val="24"/>
    </w:rPr>
  </w:style>
  <w:style w:type="character" w:customStyle="1" w:styleId="CharCharCharCharCharCharChar">
    <w:name w:val="正文(不缩进) 五号 Char Char Char Char Char Char Char"/>
    <w:rPr>
      <w:rFonts w:ascii="Arial" w:eastAsia="宋体" w:hAnsi="Arial" w:cs="宋体"/>
      <w:sz w:val="21"/>
      <w:lang w:val="en-US" w:eastAsia="zh-CN"/>
    </w:rPr>
  </w:style>
  <w:style w:type="character" w:customStyle="1" w:styleId="Char7">
    <w:name w:val="正文文本缩进 Char"/>
    <w:link w:val="12"/>
    <w:rPr>
      <w:rFonts w:ascii="Book Antiqua" w:hAnsi="Book Antiqua"/>
      <w:sz w:val="24"/>
    </w:rPr>
  </w:style>
  <w:style w:type="character" w:customStyle="1" w:styleId="fontff1">
    <w:name w:val="font_ff1"/>
    <w:rPr>
      <w:rFonts w:ascii="ˎ̥" w:hAnsi="ˎ̥" w:hint="default"/>
      <w:color w:val="FF0000"/>
      <w:sz w:val="18"/>
      <w:szCs w:val="18"/>
      <w:u w:val="none"/>
    </w:rPr>
  </w:style>
  <w:style w:type="character" w:customStyle="1" w:styleId="2Char0">
    <w:name w:val="正文文本缩进 2 Char"/>
    <w:link w:val="21"/>
    <w:rPr>
      <w:rFonts w:ascii="Arial" w:hAnsi="Arial" w:cs="Arial"/>
      <w:sz w:val="24"/>
    </w:rPr>
  </w:style>
  <w:style w:type="character" w:customStyle="1" w:styleId="xBody1CharCharCharCharChar">
    <w:name w:val="xBody1 Char Char Char Char Char"/>
    <w:rPr>
      <w:rFonts w:ascii="Book Antiqua" w:eastAsia="PMingLiU" w:hAnsi="Book Antiqua"/>
      <w:sz w:val="22"/>
      <w:lang w:val="en-US" w:eastAsia="zh-TW"/>
    </w:rPr>
  </w:style>
  <w:style w:type="character" w:customStyle="1" w:styleId="Char8">
    <w:name w:val="批注主题 Char"/>
    <w:link w:val="13"/>
    <w:rPr>
      <w:rFonts w:ascii="Book Antiqua" w:hAnsi="Book Antiqua"/>
      <w:b/>
      <w:bCs/>
    </w:rPr>
  </w:style>
  <w:style w:type="character" w:customStyle="1" w:styleId="Char10">
    <w:name w:val="批注文字 Char1"/>
    <w:link w:val="a5"/>
    <w:uiPriority w:val="99"/>
    <w:semiHidden/>
    <w:rPr>
      <w:rFonts w:ascii="Book Antiqua" w:hAnsi="Book Antiqua"/>
    </w:rPr>
  </w:style>
  <w:style w:type="character" w:customStyle="1" w:styleId="2Char1">
    <w:name w:val="正文文本 2 Char"/>
    <w:link w:val="210"/>
    <w:rPr>
      <w:rFonts w:ascii="Book Antiqua" w:hAnsi="Book Antiqua"/>
      <w:color w:val="FF0000"/>
      <w:sz w:val="28"/>
    </w:rPr>
  </w:style>
  <w:style w:type="character" w:customStyle="1" w:styleId="xBody1CharCharCharCharCharCharCharChar">
    <w:name w:val="xBody1 Char Char Char Char Char Char Char Char"/>
    <w:rPr>
      <w:rFonts w:ascii="Book Antiqua" w:eastAsia="PMingLiU" w:hAnsi="Book Antiqua"/>
      <w:lang w:val="en-US" w:eastAsia="zh-TW"/>
    </w:rPr>
  </w:style>
  <w:style w:type="character" w:customStyle="1" w:styleId="Char0">
    <w:name w:val="批注框文本 Char"/>
    <w:link w:val="ab"/>
    <w:rPr>
      <w:rFonts w:ascii="Book Antiqua" w:hAnsi="Book Antiqua"/>
      <w:sz w:val="18"/>
      <w:szCs w:val="18"/>
    </w:rPr>
  </w:style>
  <w:style w:type="character" w:customStyle="1" w:styleId="3Char0">
    <w:name w:val="正文文本 3 Char"/>
    <w:link w:val="31"/>
    <w:rPr>
      <w:rFonts w:ascii="Book Antiqua" w:hAnsi="Book Antiqua"/>
      <w:sz w:val="24"/>
    </w:rPr>
  </w:style>
  <w:style w:type="character" w:customStyle="1" w:styleId="Char9">
    <w:name w:val="日期 Char"/>
    <w:link w:val="14"/>
    <w:rPr>
      <w:rFonts w:ascii="Book Antiqua" w:hAnsi="Book Antiqua"/>
    </w:rPr>
  </w:style>
  <w:style w:type="character" w:customStyle="1" w:styleId="CharChar">
    <w:name w:val="重点(不缩进) 五号 Char Char"/>
    <w:rPr>
      <w:rFonts w:ascii="Arial" w:eastAsia="宋体" w:hAnsi="Arial" w:cs="宋体"/>
      <w:b/>
      <w:sz w:val="21"/>
      <w:lang w:val="en-US" w:eastAsia="zh-CN"/>
    </w:rPr>
  </w:style>
  <w:style w:type="character" w:customStyle="1" w:styleId="1f0">
    <w:name w:val="批注引用1"/>
    <w:rPr>
      <w:sz w:val="21"/>
      <w:szCs w:val="21"/>
    </w:rPr>
  </w:style>
  <w:style w:type="character" w:customStyle="1" w:styleId="1f1">
    <w:name w:val="正文文本1"/>
    <w:rPr>
      <w:rFonts w:ascii="Book Antiqua" w:eastAsia="宋体" w:hAnsi="Book Antiqua"/>
      <w:snapToGrid w:val="0"/>
      <w:color w:val="000000"/>
      <w:sz w:val="22"/>
      <w:lang w:val="en-US" w:eastAsia="en-US"/>
    </w:rPr>
  </w:style>
  <w:style w:type="character" w:customStyle="1" w:styleId="BodyCharCharCharCharChar">
    <w:name w:val="Body Char Char Char Char Char"/>
    <w:rPr>
      <w:rFonts w:ascii="New Century Schlbk" w:eastAsia="PMingLiU" w:hAnsi="New Century Schlbk"/>
      <w:snapToGrid w:val="0"/>
      <w:sz w:val="24"/>
      <w:lang w:val="en-US" w:eastAsia="en-US"/>
    </w:rPr>
  </w:style>
  <w:style w:type="character" w:customStyle="1" w:styleId="Char3">
    <w:name w:val="页眉 Char"/>
    <w:link w:val="ad"/>
    <w:rPr>
      <w:rFonts w:ascii="Book Antiqua" w:eastAsia="PMingLiU" w:hAnsi="Book Antiqua"/>
      <w:sz w:val="24"/>
      <w:lang w:eastAsia="en-US"/>
    </w:rPr>
  </w:style>
  <w:style w:type="character" w:customStyle="1" w:styleId="BodyCharCharCharCharCharChar">
    <w:name w:val="Body Char Char Char Char Char Char"/>
    <w:rPr>
      <w:rFonts w:ascii="New Century Schlbk" w:eastAsia="PMingLiU" w:hAnsi="New Century Schlbk"/>
      <w:snapToGrid w:val="0"/>
      <w:sz w:val="24"/>
      <w:lang w:val="en-US" w:eastAsia="en-US"/>
    </w:rPr>
  </w:style>
  <w:style w:type="character" w:customStyle="1" w:styleId="1f2">
    <w:name w:val="页码1"/>
    <w:basedOn w:val="a1"/>
  </w:style>
  <w:style w:type="character" w:customStyle="1" w:styleId="Char4">
    <w:name w:val="脚注文本 Char"/>
    <w:link w:val="ae"/>
    <w:rPr>
      <w:rFonts w:ascii="Book Antiqua" w:hAnsi="Book Antiqua"/>
      <w:sz w:val="18"/>
    </w:rPr>
  </w:style>
  <w:style w:type="character" w:customStyle="1" w:styleId="CharCharCharChar">
    <w:name w:val="正文(缩进) 五号 Char Char Char Char"/>
    <w:rPr>
      <w:rFonts w:ascii="Arial" w:eastAsia="宋体" w:hAnsi="Arial" w:cs="宋体"/>
      <w:sz w:val="21"/>
      <w:lang w:val="en-US" w:eastAsia="zh-CN"/>
    </w:rPr>
  </w:style>
  <w:style w:type="character" w:customStyle="1" w:styleId="Char11">
    <w:name w:val="文档结构图 Char1"/>
    <w:link w:val="a9"/>
    <w:uiPriority w:val="99"/>
    <w:rPr>
      <w:rFonts w:ascii="宋体" w:hAnsi="Book Antiqua"/>
      <w:sz w:val="18"/>
      <w:szCs w:val="18"/>
    </w:rPr>
  </w:style>
  <w:style w:type="character" w:customStyle="1" w:styleId="Char2">
    <w:name w:val="页脚 Char"/>
    <w:link w:val="ac"/>
    <w:rPr>
      <w:rFonts w:ascii="Book Antiqua" w:hAnsi="Book Antiqua"/>
    </w:rPr>
  </w:style>
  <w:style w:type="character" w:customStyle="1" w:styleId="Chara">
    <w:name w:val="正文首行缩进 Char"/>
    <w:link w:val="15"/>
    <w:rPr>
      <w:rFonts w:ascii="Book Antiqua" w:hAnsi="Book Antiqua"/>
      <w:snapToGrid w:val="0"/>
      <w:color w:val="FF0000"/>
      <w:lang w:eastAsia="en-US"/>
    </w:rPr>
  </w:style>
  <w:style w:type="character" w:customStyle="1" w:styleId="Charb">
    <w:name w:val="文档结构图 Char"/>
    <w:link w:val="16"/>
    <w:rPr>
      <w:rFonts w:ascii="Book Antiqua" w:hAnsi="Book Antiqua"/>
      <w:shd w:val="clear" w:color="auto" w:fill="000080"/>
    </w:rPr>
  </w:style>
  <w:style w:type="character" w:customStyle="1" w:styleId="BodyTextHeading">
    <w:name w:val="Body Text Heading"/>
    <w:rPr>
      <w:u w:val="single"/>
    </w:rPr>
  </w:style>
  <w:style w:type="character" w:customStyle="1" w:styleId="H5Char">
    <w:name w:val="H5 Char"/>
    <w:rPr>
      <w:rFonts w:eastAsia="楷体_GB2312"/>
      <w:b/>
      <w:bCs/>
      <w:kern w:val="2"/>
      <w:sz w:val="28"/>
      <w:szCs w:val="28"/>
      <w:lang w:val="en-US" w:eastAsia="zh-CN"/>
    </w:rPr>
  </w:style>
  <w:style w:type="character" w:customStyle="1" w:styleId="Char13">
    <w:name w:val="正文(缩进) 五号 Char1"/>
    <w:rPr>
      <w:rFonts w:ascii="Arial" w:eastAsia="宋体" w:hAnsi="Arial" w:cs="宋体"/>
      <w:sz w:val="21"/>
      <w:lang w:val="en-US" w:eastAsia="zh-CN"/>
    </w:rPr>
  </w:style>
  <w:style w:type="character" w:customStyle="1" w:styleId="bod1">
    <w:name w:val="bod1"/>
    <w:rPr>
      <w:rFonts w:ascii="Arial" w:hAnsi="Arial" w:cs="Arial" w:hint="default"/>
      <w:sz w:val="18"/>
      <w:szCs w:val="18"/>
    </w:rPr>
  </w:style>
  <w:style w:type="character" w:customStyle="1" w:styleId="H3Char">
    <w:name w:val="H3 Char"/>
    <w:rPr>
      <w:rFonts w:ascii="Arial" w:eastAsia="宋体" w:hAnsi="Arial"/>
      <w:b/>
      <w:bCs/>
      <w:sz w:val="30"/>
      <w:szCs w:val="30"/>
      <w:lang w:val="en-US" w:eastAsia="zh-CN"/>
    </w:rPr>
  </w:style>
  <w:style w:type="character" w:customStyle="1" w:styleId="Chard">
    <w:name w:val="批注文字 Char"/>
    <w:rPr>
      <w:rFonts w:ascii="Book Antiqua" w:eastAsia="宋体" w:hAnsi="Book Antiqua" w:cs="Times New Roman"/>
      <w:kern w:val="0"/>
      <w:sz w:val="20"/>
      <w:szCs w:val="20"/>
    </w:rPr>
  </w:style>
  <w:style w:type="character" w:customStyle="1" w:styleId="Charc">
    <w:name w:val="纯文本 Char"/>
    <w:link w:val="17"/>
    <w:rPr>
      <w:rFonts w:ascii="宋体" w:hAnsi="Courier New"/>
    </w:rPr>
  </w:style>
  <w:style w:type="character" w:customStyle="1" w:styleId="Char1">
    <w:name w:val="批注主题 Char1"/>
    <w:link w:val="a4"/>
    <w:uiPriority w:val="99"/>
    <w:rPr>
      <w:rFonts w:ascii="Book Antiqua" w:hAnsi="Book Antiqua"/>
      <w:b/>
      <w:bCs/>
    </w:rPr>
  </w:style>
  <w:style w:type="character" w:customStyle="1" w:styleId="3Char1">
    <w:name w:val="正文文本缩进 3 Char"/>
    <w:link w:val="310"/>
    <w:rPr>
      <w:rFonts w:ascii="Book Antiqua" w:hAnsi="Book Antiqua"/>
      <w:sz w:val="24"/>
    </w:rPr>
  </w:style>
  <w:style w:type="character" w:customStyle="1" w:styleId="CharChar0">
    <w:name w:val="正文(不缩进) 五号 Char Char"/>
    <w:rPr>
      <w:rFonts w:ascii="Arial" w:eastAsia="宋体" w:hAnsi="Arial" w:cs="宋体"/>
      <w:sz w:val="21"/>
      <w:lang w:val="en-US" w:eastAsia="zh-CN"/>
    </w:rPr>
  </w:style>
  <w:style w:type="character" w:customStyle="1" w:styleId="Char20">
    <w:name w:val="批注主题 Char2"/>
    <w:uiPriority w:val="99"/>
    <w:semiHidden/>
    <w:rPr>
      <w:rFonts w:ascii="Book Antiqua" w:hAnsi="Book Antiqua"/>
      <w:b/>
      <w:bCs/>
    </w:rPr>
  </w:style>
  <w:style w:type="character" w:customStyle="1" w:styleId="Char14">
    <w:name w:val="批注框文本 Char1"/>
    <w:uiPriority w:val="99"/>
    <w:semiHidden/>
    <w:rPr>
      <w:rFonts w:ascii="Book Antiqua" w:hAnsi="Book Antiqua"/>
      <w:sz w:val="18"/>
      <w:szCs w:val="18"/>
    </w:rPr>
  </w:style>
  <w:style w:type="character" w:customStyle="1" w:styleId="Char21">
    <w:name w:val="文档结构图 Char2"/>
    <w:uiPriority w:val="99"/>
    <w:semiHidden/>
    <w:rPr>
      <w:rFonts w:ascii="宋体" w:hAnsi="Book Antiqua"/>
      <w:sz w:val="18"/>
      <w:szCs w:val="18"/>
    </w:rPr>
  </w:style>
  <w:style w:type="character" w:customStyle="1" w:styleId="Char15">
    <w:name w:val="页脚 Char1"/>
    <w:uiPriority w:val="99"/>
    <w:semiHidden/>
    <w:rPr>
      <w:rFonts w:ascii="Book Antiqua" w:hAnsi="Book Antiqua"/>
      <w:sz w:val="18"/>
      <w:szCs w:val="18"/>
    </w:rPr>
  </w:style>
  <w:style w:type="character" w:customStyle="1" w:styleId="Char16">
    <w:name w:val="页眉 Char1"/>
    <w:uiPriority w:val="99"/>
    <w:semiHidden/>
    <w:rPr>
      <w:rFonts w:ascii="Book Antiqua" w:hAnsi="Book Antiqua"/>
      <w:sz w:val="18"/>
      <w:szCs w:val="18"/>
    </w:rPr>
  </w:style>
  <w:style w:type="character" w:customStyle="1" w:styleId="Char17">
    <w:name w:val="脚注文本 Char1"/>
    <w:uiPriority w:val="99"/>
    <w:semiHidden/>
    <w:rPr>
      <w:rFonts w:ascii="Book Antiqua" w:hAnsi="Book Antiqua"/>
      <w:sz w:val="18"/>
      <w:szCs w:val="18"/>
    </w:rPr>
  </w:style>
  <w:style w:type="character" w:customStyle="1" w:styleId="2f0">
    <w:name w:val="批注引用2"/>
    <w:rPr>
      <w:sz w:val="21"/>
      <w:szCs w:val="21"/>
    </w:rPr>
  </w:style>
  <w:style w:type="character" w:customStyle="1" w:styleId="2f1">
    <w:name w:val="页码2"/>
    <w:basedOn w:val="a1"/>
  </w:style>
  <w:style w:type="character" w:customStyle="1" w:styleId="text8">
    <w:name w:val="text8"/>
    <w:basedOn w:val="a1"/>
  </w:style>
  <w:style w:type="character" w:customStyle="1" w:styleId="stepflowtitle2">
    <w:name w:val="step_flow_title2"/>
    <w:rPr>
      <w:b/>
      <w:bCs/>
      <w:color w:val="3172B5"/>
    </w:rPr>
  </w:style>
  <w:style w:type="character" w:customStyle="1" w:styleId="Char12">
    <w:name w:val="正文文本缩进 Char1"/>
    <w:link w:val="aa"/>
    <w:uiPriority w:val="99"/>
    <w:semiHidden/>
    <w:rPr>
      <w:rFonts w:ascii="Book Antiqua" w:hAnsi="Book Antiqua"/>
    </w:rPr>
  </w:style>
  <w:style w:type="paragraph" w:customStyle="1" w:styleId="aff3">
    <w:name w:val="首行"/>
    <w:basedOn w:val="a"/>
    <w:link w:val="Chare"/>
    <w:qFormat/>
    <w:rsid w:val="003C596D"/>
    <w:pPr>
      <w:widowControl w:val="0"/>
      <w:adjustRightInd w:val="0"/>
      <w:spacing w:after="0" w:line="360" w:lineRule="auto"/>
      <w:ind w:firstLineChars="200" w:firstLine="420"/>
      <w:textAlignment w:val="baseline"/>
    </w:pPr>
    <w:rPr>
      <w:rFonts w:ascii="宋体" w:hAnsi="宋体"/>
      <w:sz w:val="21"/>
      <w:szCs w:val="21"/>
    </w:rPr>
  </w:style>
  <w:style w:type="character" w:customStyle="1" w:styleId="Chare">
    <w:name w:val="首行 Char"/>
    <w:link w:val="aff3"/>
    <w:rsid w:val="003C596D"/>
    <w:rPr>
      <w:rFonts w:ascii="宋体" w:hAnsi="宋体"/>
      <w:sz w:val="21"/>
      <w:szCs w:val="21"/>
    </w:rPr>
  </w:style>
  <w:style w:type="paragraph" w:styleId="aff4">
    <w:name w:val="List Paragraph"/>
    <w:basedOn w:val="a"/>
    <w:uiPriority w:val="34"/>
    <w:qFormat/>
    <w:rsid w:val="00F6357E"/>
    <w:pPr>
      <w:ind w:firstLineChars="200" w:firstLine="420"/>
    </w:pPr>
  </w:style>
  <w:style w:type="table" w:styleId="aff5">
    <w:name w:val="Table Grid"/>
    <w:basedOn w:val="a2"/>
    <w:uiPriority w:val="99"/>
    <w:unhideWhenUsed/>
    <w:rsid w:val="00CD0DB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6">
    <w:name w:val="No Spacing"/>
    <w:uiPriority w:val="1"/>
    <w:qFormat/>
    <w:rsid w:val="00066D35"/>
    <w:pPr>
      <w:jc w:val="both"/>
    </w:pPr>
    <w:rPr>
      <w:rFonts w:ascii="Book Antiqua" w:hAnsi="Book Antiq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9" w:unhideWhenUsed="0" w:qFormat="1"/>
    <w:lsdException w:name="heading 2" w:semiHidden="0" w:uiPriority="99" w:unhideWhenUsed="0" w:qFormat="1"/>
    <w:lsdException w:name="heading 3" w:semiHidden="0" w:uiPriority="99" w:unhideWhenUsed="0" w:qFormat="1"/>
    <w:lsdException w:name="heading 4" w:semiHidden="0" w:uiPriority="99" w:unhideWhenUsed="0" w:qFormat="1"/>
    <w:lsdException w:name="heading 5" w:semiHidden="0" w:uiPriority="99" w:unhideWhenUsed="0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caption" w:uiPriority="35" w:qFormat="1"/>
    <w:lsdException w:name="List Bullet" w:semiHidden="0" w:unhideWhenUsed="0"/>
    <w:lsdException w:name="Title" w:semiHidden="0" w:unhideWhenUsed="0" w:qFormat="1"/>
    <w:lsdException w:name="Default Paragraph Font" w:uiPriority="1"/>
    <w:lsdException w:name="Body Text Indent" w:uiPriority="99"/>
    <w:lsdException w:name="Subtitle" w:semiHidden="0" w:uiPriority="11" w:unhideWhenUsed="0" w:qFormat="1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Document Map" w:uiPriority="99"/>
    <w:lsdException w:name="HTML Top of Form" w:uiPriority="99"/>
    <w:lsdException w:name="HTML Bottom of Form" w:uiPriority="99"/>
    <w:lsdException w:name="Normal Table" w:uiPriority="99"/>
    <w:lsdException w:name="annotation subject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Table Grid" w:semiHidden="0" w:uiPriority="99" w:unhideWhenUsed="0"/>
    <w:lsdException w:name="Table Theme" w:semiHidden="0" w:uiPriority="9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5EB2"/>
    <w:pPr>
      <w:spacing w:after="120"/>
      <w:jc w:val="both"/>
    </w:pPr>
    <w:rPr>
      <w:rFonts w:ascii="Book Antiqua" w:hAnsi="Book Antiqua"/>
    </w:rPr>
  </w:style>
  <w:style w:type="paragraph" w:styleId="1">
    <w:name w:val="heading 1"/>
    <w:basedOn w:val="a"/>
    <w:next w:val="a"/>
    <w:link w:val="1Char"/>
    <w:uiPriority w:val="99"/>
    <w:qFormat/>
    <w:pPr>
      <w:keepNext/>
      <w:keepLines/>
      <w:numPr>
        <w:numId w:val="1"/>
      </w:numPr>
      <w:tabs>
        <w:tab w:val="left" w:pos="3600"/>
      </w:tabs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9"/>
    <w:qFormat/>
    <w:pPr>
      <w:keepNext/>
      <w:keepLines/>
      <w:numPr>
        <w:ilvl w:val="1"/>
        <w:numId w:val="1"/>
      </w:numPr>
      <w:tabs>
        <w:tab w:val="left" w:pos="432"/>
      </w:tabs>
      <w:spacing w:before="260" w:after="260" w:line="416" w:lineRule="auto"/>
      <w:outlineLvl w:val="1"/>
    </w:pPr>
    <w:rPr>
      <w:rFonts w:ascii="Arial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9"/>
    <w:qFormat/>
    <w:pPr>
      <w:keepNext/>
      <w:keepLines/>
      <w:numPr>
        <w:ilvl w:val="2"/>
        <w:numId w:val="1"/>
      </w:numPr>
      <w:tabs>
        <w:tab w:val="left" w:pos="432"/>
      </w:tabs>
      <w:spacing w:before="260" w:after="260" w:line="360" w:lineRule="auto"/>
      <w:outlineLvl w:val="2"/>
    </w:pPr>
    <w:rPr>
      <w:rFonts w:ascii="Arial" w:hAnsi="Arial"/>
      <w:b/>
      <w:bCs/>
      <w:sz w:val="30"/>
      <w:szCs w:val="30"/>
    </w:rPr>
  </w:style>
  <w:style w:type="paragraph" w:styleId="4">
    <w:name w:val="heading 4"/>
    <w:basedOn w:val="a"/>
    <w:next w:val="a"/>
    <w:link w:val="4Char"/>
    <w:uiPriority w:val="99"/>
    <w:qFormat/>
    <w:pPr>
      <w:keepNext/>
      <w:keepLines/>
      <w:numPr>
        <w:ilvl w:val="3"/>
        <w:numId w:val="1"/>
      </w:numPr>
      <w:tabs>
        <w:tab w:val="left" w:pos="432"/>
      </w:tabs>
      <w:spacing w:before="60" w:line="288" w:lineRule="auto"/>
      <w:jc w:val="left"/>
      <w:outlineLvl w:val="3"/>
    </w:pPr>
    <w:rPr>
      <w:rFonts w:ascii="Arial" w:hAnsi="Arial"/>
      <w:b/>
      <w:bCs/>
      <w:spacing w:val="5"/>
      <w:kern w:val="20"/>
      <w:sz w:val="28"/>
      <w:szCs w:val="28"/>
    </w:rPr>
  </w:style>
  <w:style w:type="paragraph" w:styleId="5">
    <w:name w:val="heading 5"/>
    <w:basedOn w:val="a"/>
    <w:next w:val="a"/>
    <w:link w:val="5Char"/>
    <w:uiPriority w:val="99"/>
    <w:qFormat/>
    <w:pPr>
      <w:keepNext/>
      <w:keepLines/>
      <w:numPr>
        <w:ilvl w:val="4"/>
        <w:numId w:val="1"/>
      </w:numPr>
      <w:tabs>
        <w:tab w:val="clear" w:pos="1008"/>
        <w:tab w:val="left" w:pos="432"/>
      </w:tabs>
      <w:spacing w:before="280" w:after="290" w:line="377" w:lineRule="auto"/>
      <w:ind w:left="360" w:hanging="360"/>
      <w:jc w:val="left"/>
      <w:outlineLvl w:val="4"/>
    </w:pPr>
    <w:rPr>
      <w:rFonts w:ascii="Arial" w:hAnsi="Arial"/>
      <w:b/>
      <w:bCs/>
      <w:sz w:val="24"/>
      <w:szCs w:val="24"/>
    </w:rPr>
  </w:style>
  <w:style w:type="paragraph" w:styleId="6">
    <w:name w:val="heading 6"/>
    <w:basedOn w:val="a"/>
    <w:next w:val="a0"/>
    <w:link w:val="6Char"/>
    <w:qFormat/>
    <w:pPr>
      <w:keepNext/>
      <w:keepLines/>
      <w:numPr>
        <w:ilvl w:val="5"/>
        <w:numId w:val="1"/>
      </w:numPr>
      <w:tabs>
        <w:tab w:val="left" w:pos="432"/>
        <w:tab w:val="left" w:pos="851"/>
      </w:tabs>
      <w:spacing w:line="360" w:lineRule="auto"/>
      <w:jc w:val="left"/>
      <w:outlineLvl w:val="5"/>
    </w:pPr>
    <w:rPr>
      <w:i/>
      <w:spacing w:val="5"/>
      <w:kern w:val="20"/>
    </w:rPr>
  </w:style>
  <w:style w:type="paragraph" w:styleId="7">
    <w:name w:val="heading 7"/>
    <w:basedOn w:val="a"/>
    <w:next w:val="a0"/>
    <w:link w:val="7Char"/>
    <w:qFormat/>
    <w:pPr>
      <w:keepNext/>
      <w:keepLines/>
      <w:numPr>
        <w:ilvl w:val="6"/>
        <w:numId w:val="1"/>
      </w:numPr>
      <w:tabs>
        <w:tab w:val="left" w:pos="432"/>
      </w:tabs>
      <w:spacing w:line="360" w:lineRule="auto"/>
      <w:jc w:val="left"/>
      <w:outlineLvl w:val="6"/>
    </w:pPr>
    <w:rPr>
      <w:smallCaps/>
      <w:kern w:val="20"/>
    </w:rPr>
  </w:style>
  <w:style w:type="paragraph" w:styleId="8">
    <w:name w:val="heading 8"/>
    <w:basedOn w:val="a"/>
    <w:next w:val="a0"/>
    <w:link w:val="8Char"/>
    <w:qFormat/>
    <w:pPr>
      <w:keepNext/>
      <w:keepLines/>
      <w:numPr>
        <w:ilvl w:val="7"/>
        <w:numId w:val="1"/>
      </w:numPr>
      <w:tabs>
        <w:tab w:val="left" w:pos="432"/>
      </w:tabs>
      <w:spacing w:line="360" w:lineRule="auto"/>
      <w:jc w:val="left"/>
      <w:outlineLvl w:val="7"/>
    </w:pPr>
    <w:rPr>
      <w:i/>
      <w:spacing w:val="5"/>
      <w:kern w:val="20"/>
      <w:sz w:val="24"/>
    </w:rPr>
  </w:style>
  <w:style w:type="paragraph" w:styleId="9">
    <w:name w:val="heading 9"/>
    <w:basedOn w:val="a"/>
    <w:next w:val="a0"/>
    <w:link w:val="9Char"/>
    <w:qFormat/>
    <w:pPr>
      <w:keepNext/>
      <w:keepLines/>
      <w:numPr>
        <w:ilvl w:val="8"/>
        <w:numId w:val="1"/>
      </w:numPr>
      <w:tabs>
        <w:tab w:val="left" w:pos="432"/>
      </w:tabs>
      <w:spacing w:line="360" w:lineRule="auto"/>
      <w:jc w:val="left"/>
      <w:outlineLvl w:val="8"/>
    </w:pPr>
    <w:rPr>
      <w:spacing w:val="-5"/>
      <w:kern w:val="20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unhideWhenUsed/>
  </w:style>
  <w:style w:type="paragraph" w:styleId="a4">
    <w:name w:val="annotation subject"/>
    <w:basedOn w:val="a5"/>
    <w:next w:val="a5"/>
    <w:link w:val="Char1"/>
    <w:uiPriority w:val="99"/>
    <w:unhideWhenUsed/>
    <w:rPr>
      <w:b/>
      <w:bCs/>
    </w:rPr>
  </w:style>
  <w:style w:type="paragraph" w:styleId="a5">
    <w:name w:val="annotation text"/>
    <w:basedOn w:val="a"/>
    <w:link w:val="Char10"/>
    <w:unhideWhenUsed/>
    <w:pPr>
      <w:jc w:val="left"/>
    </w:pPr>
  </w:style>
  <w:style w:type="paragraph" w:styleId="70">
    <w:name w:val="toc 7"/>
    <w:basedOn w:val="a"/>
    <w:next w:val="a"/>
    <w:pPr>
      <w:ind w:leftChars="1200" w:left="2520"/>
    </w:pPr>
  </w:style>
  <w:style w:type="paragraph" w:styleId="a6">
    <w:name w:val="Normal Indent"/>
    <w:basedOn w:val="a"/>
    <w:pPr>
      <w:spacing w:line="360" w:lineRule="auto"/>
      <w:ind w:firstLine="420"/>
    </w:pPr>
    <w:rPr>
      <w:sz w:val="24"/>
    </w:rPr>
  </w:style>
  <w:style w:type="paragraph" w:styleId="a7">
    <w:name w:val="caption"/>
    <w:basedOn w:val="a"/>
    <w:next w:val="a"/>
    <w:uiPriority w:val="35"/>
    <w:qFormat/>
    <w:rPr>
      <w:rFonts w:ascii="Cambria" w:eastAsia="黑体" w:hAnsi="Cambria"/>
    </w:rPr>
  </w:style>
  <w:style w:type="paragraph" w:styleId="a8">
    <w:name w:val="List Bullet"/>
    <w:basedOn w:val="a"/>
    <w:pPr>
      <w:widowControl w:val="0"/>
      <w:tabs>
        <w:tab w:val="left" w:pos="432"/>
      </w:tabs>
      <w:spacing w:after="0"/>
      <w:ind w:left="360" w:hanging="360"/>
    </w:pPr>
    <w:rPr>
      <w:rFonts w:ascii="Times New Roman" w:eastAsia="楷体_GB2312" w:hAnsi="Times New Roman"/>
      <w:kern w:val="2"/>
      <w:szCs w:val="24"/>
    </w:rPr>
  </w:style>
  <w:style w:type="paragraph" w:styleId="a9">
    <w:name w:val="Document Map"/>
    <w:basedOn w:val="a"/>
    <w:link w:val="Char11"/>
    <w:uiPriority w:val="99"/>
    <w:unhideWhenUsed/>
    <w:rPr>
      <w:rFonts w:ascii="宋体"/>
      <w:sz w:val="18"/>
      <w:szCs w:val="18"/>
    </w:rPr>
  </w:style>
  <w:style w:type="paragraph" w:styleId="aa">
    <w:name w:val="Body Text Indent"/>
    <w:basedOn w:val="a"/>
    <w:link w:val="Char12"/>
    <w:uiPriority w:val="99"/>
    <w:unhideWhenUsed/>
    <w:pPr>
      <w:ind w:leftChars="200" w:left="420"/>
    </w:pPr>
  </w:style>
  <w:style w:type="paragraph" w:styleId="50">
    <w:name w:val="toc 5"/>
    <w:basedOn w:val="a"/>
    <w:next w:val="a"/>
    <w:uiPriority w:val="39"/>
    <w:pPr>
      <w:ind w:leftChars="800" w:left="1680"/>
    </w:pPr>
  </w:style>
  <w:style w:type="paragraph" w:styleId="30">
    <w:name w:val="toc 3"/>
    <w:basedOn w:val="a"/>
    <w:next w:val="a"/>
    <w:uiPriority w:val="39"/>
    <w:pPr>
      <w:ind w:leftChars="400" w:left="840"/>
    </w:pPr>
  </w:style>
  <w:style w:type="paragraph" w:styleId="80">
    <w:name w:val="toc 8"/>
    <w:basedOn w:val="a"/>
    <w:next w:val="a"/>
    <w:pPr>
      <w:ind w:leftChars="1400" w:left="2940"/>
    </w:pPr>
  </w:style>
  <w:style w:type="paragraph" w:styleId="ab">
    <w:name w:val="Balloon Text"/>
    <w:basedOn w:val="a"/>
    <w:link w:val="Char0"/>
    <w:rPr>
      <w:sz w:val="18"/>
      <w:szCs w:val="18"/>
    </w:rPr>
  </w:style>
  <w:style w:type="paragraph" w:styleId="ac">
    <w:name w:val="footer"/>
    <w:basedOn w:val="a"/>
    <w:link w:val="Char2"/>
    <w:pPr>
      <w:tabs>
        <w:tab w:val="center" w:pos="4320"/>
        <w:tab w:val="right" w:pos="8640"/>
      </w:tabs>
    </w:pPr>
  </w:style>
  <w:style w:type="paragraph" w:styleId="ad">
    <w:name w:val="header"/>
    <w:basedOn w:val="a"/>
    <w:link w:val="Char3"/>
    <w:pPr>
      <w:tabs>
        <w:tab w:val="center" w:pos="4320"/>
        <w:tab w:val="right" w:pos="8640"/>
      </w:tabs>
      <w:jc w:val="left"/>
    </w:pPr>
    <w:rPr>
      <w:rFonts w:eastAsia="PMingLiU"/>
      <w:sz w:val="24"/>
      <w:lang w:eastAsia="en-US"/>
    </w:rPr>
  </w:style>
  <w:style w:type="paragraph" w:styleId="10">
    <w:name w:val="toc 1"/>
    <w:basedOn w:val="a"/>
    <w:next w:val="a"/>
    <w:uiPriority w:val="39"/>
  </w:style>
  <w:style w:type="paragraph" w:styleId="40">
    <w:name w:val="toc 4"/>
    <w:basedOn w:val="a"/>
    <w:next w:val="a"/>
    <w:uiPriority w:val="39"/>
    <w:pPr>
      <w:ind w:leftChars="600" w:left="1260"/>
    </w:pPr>
  </w:style>
  <w:style w:type="paragraph" w:styleId="ae">
    <w:name w:val="footnote text"/>
    <w:basedOn w:val="a"/>
    <w:link w:val="Char4"/>
    <w:pPr>
      <w:adjustRightInd w:val="0"/>
      <w:snapToGrid w:val="0"/>
      <w:spacing w:before="120" w:line="360" w:lineRule="auto"/>
      <w:ind w:firstLine="425"/>
      <w:jc w:val="left"/>
    </w:pPr>
    <w:rPr>
      <w:sz w:val="18"/>
    </w:rPr>
  </w:style>
  <w:style w:type="paragraph" w:styleId="60">
    <w:name w:val="toc 6"/>
    <w:basedOn w:val="a"/>
    <w:next w:val="a"/>
    <w:pPr>
      <w:ind w:leftChars="1000" w:left="2100"/>
    </w:pPr>
  </w:style>
  <w:style w:type="paragraph" w:styleId="20">
    <w:name w:val="toc 2"/>
    <w:basedOn w:val="a"/>
    <w:next w:val="a"/>
    <w:uiPriority w:val="39"/>
    <w:pPr>
      <w:ind w:leftChars="200" w:left="420"/>
    </w:pPr>
  </w:style>
  <w:style w:type="paragraph" w:styleId="90">
    <w:name w:val="toc 9"/>
    <w:basedOn w:val="a"/>
    <w:next w:val="a"/>
    <w:pPr>
      <w:ind w:leftChars="1600" w:left="3360"/>
    </w:pPr>
  </w:style>
  <w:style w:type="paragraph" w:styleId="af">
    <w:name w:val="Normal (Web)"/>
    <w:basedOn w:val="a"/>
    <w:pPr>
      <w:spacing w:before="100" w:beforeAutospacing="1" w:after="100" w:afterAutospacing="1"/>
      <w:jc w:val="left"/>
    </w:pPr>
    <w:rPr>
      <w:rFonts w:ascii="宋体" w:hAnsi="宋体"/>
      <w:sz w:val="24"/>
    </w:rPr>
  </w:style>
  <w:style w:type="paragraph" w:styleId="af0">
    <w:name w:val="Title"/>
    <w:basedOn w:val="a"/>
    <w:link w:val="Char5"/>
    <w:qFormat/>
    <w:pPr>
      <w:jc w:val="center"/>
    </w:pPr>
    <w:rPr>
      <w:b/>
      <w:bCs/>
      <w:i/>
      <w:iCs/>
      <w:sz w:val="28"/>
      <w:u w:val="single"/>
      <w:lang w:eastAsia="en-US"/>
    </w:rPr>
  </w:style>
  <w:style w:type="character" w:styleId="af1">
    <w:name w:val="Strong"/>
    <w:basedOn w:val="a1"/>
    <w:uiPriority w:val="22"/>
    <w:qFormat/>
  </w:style>
  <w:style w:type="character" w:styleId="af2">
    <w:name w:val="page number"/>
    <w:basedOn w:val="a1"/>
  </w:style>
  <w:style w:type="character" w:styleId="af3">
    <w:name w:val="FollowedHyperlink"/>
    <w:rPr>
      <w:color w:val="800080"/>
      <w:u w:val="single"/>
    </w:rPr>
  </w:style>
  <w:style w:type="character" w:styleId="af4">
    <w:name w:val="Hyperlink"/>
    <w:uiPriority w:val="99"/>
    <w:rPr>
      <w:color w:val="0000FF"/>
      <w:u w:val="single"/>
    </w:rPr>
  </w:style>
  <w:style w:type="character" w:styleId="af5">
    <w:name w:val="annotation reference"/>
    <w:semiHidden/>
    <w:rPr>
      <w:sz w:val="21"/>
      <w:szCs w:val="21"/>
    </w:rPr>
  </w:style>
  <w:style w:type="character" w:styleId="af6">
    <w:name w:val="footnote reference"/>
    <w:rPr>
      <w:vertAlign w:val="superscript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customStyle="1" w:styleId="-11">
    <w:name w:val="彩色列表 - 强调文字颜色 11"/>
    <w:basedOn w:val="a"/>
    <w:uiPriority w:val="34"/>
    <w:qFormat/>
    <w:pPr>
      <w:widowControl w:val="0"/>
      <w:spacing w:after="0" w:line="360" w:lineRule="auto"/>
      <w:ind w:firstLineChars="200" w:firstLine="420"/>
      <w:jc w:val="left"/>
    </w:pPr>
    <w:rPr>
      <w:rFonts w:ascii="Arial" w:hAnsi="Arial"/>
      <w:kern w:val="2"/>
      <w:sz w:val="21"/>
      <w:szCs w:val="21"/>
    </w:rPr>
  </w:style>
  <w:style w:type="paragraph" w:customStyle="1" w:styleId="af7">
    <w:name w:val="标准正文"/>
    <w:basedOn w:val="a"/>
    <w:link w:val="Char6"/>
    <w:qFormat/>
    <w:pPr>
      <w:widowControl w:val="0"/>
      <w:adjustRightInd w:val="0"/>
      <w:spacing w:after="0" w:line="360" w:lineRule="auto"/>
    </w:pPr>
    <w:rPr>
      <w:rFonts w:ascii="Times New Roman" w:hAnsi="Times New Roman"/>
      <w:sz w:val="24"/>
      <w:szCs w:val="24"/>
    </w:rPr>
  </w:style>
  <w:style w:type="paragraph" w:customStyle="1" w:styleId="12">
    <w:name w:val="正文文本缩进1"/>
    <w:basedOn w:val="a"/>
    <w:link w:val="Char7"/>
    <w:pPr>
      <w:ind w:firstLine="480"/>
    </w:pPr>
    <w:rPr>
      <w:sz w:val="24"/>
    </w:rPr>
  </w:style>
  <w:style w:type="paragraph" w:customStyle="1" w:styleId="21">
    <w:name w:val="正文文本缩进 21"/>
    <w:basedOn w:val="a"/>
    <w:link w:val="2Char0"/>
    <w:pPr>
      <w:spacing w:line="360" w:lineRule="auto"/>
      <w:ind w:firstLine="420"/>
    </w:pPr>
    <w:rPr>
      <w:rFonts w:ascii="Arial" w:hAnsi="Arial"/>
      <w:sz w:val="24"/>
    </w:rPr>
  </w:style>
  <w:style w:type="paragraph" w:customStyle="1" w:styleId="13">
    <w:name w:val="批注主题1"/>
    <w:basedOn w:val="a5"/>
    <w:next w:val="a5"/>
    <w:link w:val="Char8"/>
    <w:rPr>
      <w:b/>
      <w:bCs/>
    </w:rPr>
  </w:style>
  <w:style w:type="paragraph" w:customStyle="1" w:styleId="210">
    <w:name w:val="正文文本 21"/>
    <w:basedOn w:val="a"/>
    <w:link w:val="2Char1"/>
    <w:rPr>
      <w:color w:val="FF0000"/>
      <w:sz w:val="28"/>
    </w:rPr>
  </w:style>
  <w:style w:type="paragraph" w:customStyle="1" w:styleId="31">
    <w:name w:val="正文文本 31"/>
    <w:basedOn w:val="a"/>
    <w:link w:val="3Char0"/>
    <w:rPr>
      <w:sz w:val="24"/>
    </w:rPr>
  </w:style>
  <w:style w:type="paragraph" w:customStyle="1" w:styleId="14">
    <w:name w:val="日期1"/>
    <w:basedOn w:val="a"/>
    <w:next w:val="a"/>
    <w:link w:val="Char9"/>
    <w:pPr>
      <w:ind w:leftChars="2500" w:left="100"/>
    </w:pPr>
  </w:style>
  <w:style w:type="paragraph" w:customStyle="1" w:styleId="15">
    <w:name w:val="正文首行缩进1"/>
    <w:basedOn w:val="a0"/>
    <w:link w:val="Chara"/>
    <w:pPr>
      <w:ind w:firstLineChars="100" w:firstLine="420"/>
    </w:pPr>
    <w:rPr>
      <w:snapToGrid w:val="0"/>
      <w:color w:val="FF0000"/>
      <w:lang w:eastAsia="en-US"/>
    </w:rPr>
  </w:style>
  <w:style w:type="paragraph" w:customStyle="1" w:styleId="16">
    <w:name w:val="文档结构图1"/>
    <w:basedOn w:val="a"/>
    <w:link w:val="Charb"/>
    <w:pPr>
      <w:shd w:val="clear" w:color="auto" w:fill="000080"/>
    </w:pPr>
    <w:rPr>
      <w:shd w:val="clear" w:color="auto" w:fill="000080"/>
    </w:rPr>
  </w:style>
  <w:style w:type="paragraph" w:customStyle="1" w:styleId="17">
    <w:name w:val="纯文本1"/>
    <w:basedOn w:val="a"/>
    <w:link w:val="Charc"/>
    <w:pPr>
      <w:widowControl w:val="0"/>
      <w:adjustRightInd w:val="0"/>
      <w:spacing w:after="0"/>
    </w:pPr>
    <w:rPr>
      <w:rFonts w:ascii="宋体" w:hAnsi="Courier New"/>
    </w:rPr>
  </w:style>
  <w:style w:type="paragraph" w:customStyle="1" w:styleId="310">
    <w:name w:val="正文文本缩进 31"/>
    <w:basedOn w:val="a"/>
    <w:link w:val="3Char1"/>
    <w:pPr>
      <w:spacing w:line="360" w:lineRule="auto"/>
      <w:ind w:firstLine="420"/>
      <w:jc w:val="left"/>
    </w:pPr>
    <w:rPr>
      <w:sz w:val="24"/>
    </w:rPr>
  </w:style>
  <w:style w:type="paragraph" w:customStyle="1" w:styleId="18">
    <w:name w:val="样式1"/>
    <w:basedOn w:val="a"/>
    <w:pPr>
      <w:tabs>
        <w:tab w:val="left" w:pos="432"/>
        <w:tab w:val="left" w:pos="3600"/>
      </w:tabs>
    </w:pPr>
  </w:style>
  <w:style w:type="paragraph" w:customStyle="1" w:styleId="font7">
    <w:name w:val="font7"/>
    <w:basedOn w:val="a"/>
    <w:pPr>
      <w:spacing w:before="100" w:beforeAutospacing="1" w:after="100" w:afterAutospacing="1"/>
      <w:jc w:val="left"/>
    </w:pPr>
    <w:rPr>
      <w:rFonts w:ascii="Arial" w:eastAsia="Arial Unicode MS" w:hAnsi="Arial" w:cs="Arial"/>
      <w:b/>
      <w:bCs/>
      <w:sz w:val="24"/>
    </w:rPr>
  </w:style>
  <w:style w:type="paragraph" w:customStyle="1" w:styleId="xl38">
    <w:name w:val="xl38"/>
    <w:basedOn w:val="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0000"/>
      <w:spacing w:before="100" w:beforeAutospacing="1" w:after="100" w:afterAutospacing="1"/>
      <w:jc w:val="center"/>
      <w:textAlignment w:val="top"/>
    </w:pPr>
    <w:rPr>
      <w:rFonts w:ascii="Arial" w:eastAsia="Arial Unicode MS" w:hAnsi="Arial" w:cs="Arial"/>
      <w:b/>
      <w:bCs/>
      <w:sz w:val="24"/>
    </w:rPr>
  </w:style>
  <w:style w:type="paragraph" w:customStyle="1" w:styleId="34-paraBullet2">
    <w:name w:val="3&amp;4-para (Bullet 2)"/>
    <w:basedOn w:val="a"/>
    <w:pPr>
      <w:tabs>
        <w:tab w:val="left" w:pos="1440"/>
      </w:tabs>
      <w:spacing w:before="120"/>
      <w:ind w:left="1440" w:hanging="360"/>
    </w:pPr>
  </w:style>
  <w:style w:type="paragraph" w:customStyle="1" w:styleId="num3">
    <w:name w:val="num3"/>
    <w:basedOn w:val="a"/>
    <w:pPr>
      <w:spacing w:before="60" w:after="60"/>
      <w:ind w:left="2160" w:hanging="360"/>
    </w:pPr>
  </w:style>
  <w:style w:type="paragraph" w:customStyle="1" w:styleId="font8">
    <w:name w:val="font8"/>
    <w:basedOn w:val="a"/>
    <w:pPr>
      <w:spacing w:before="100" w:beforeAutospacing="1" w:after="100" w:afterAutospacing="1"/>
      <w:jc w:val="left"/>
    </w:pPr>
    <w:rPr>
      <w:rFonts w:eastAsia="Arial Unicode MS"/>
      <w:b/>
      <w:bCs/>
      <w:sz w:val="24"/>
    </w:rPr>
  </w:style>
  <w:style w:type="paragraph" w:customStyle="1" w:styleId="12-paraBullet1">
    <w:name w:val="1&amp;2-para (Bullet 1)"/>
    <w:basedOn w:val="1-para"/>
    <w:pPr>
      <w:tabs>
        <w:tab w:val="left" w:pos="1080"/>
      </w:tabs>
      <w:ind w:left="1080" w:hanging="360"/>
    </w:pPr>
    <w:rPr>
      <w:rFonts w:eastAsia="PMingLiU"/>
      <w:snapToGrid w:val="0"/>
    </w:rPr>
  </w:style>
  <w:style w:type="paragraph" w:customStyle="1" w:styleId="1-para">
    <w:name w:val="1-para"/>
    <w:basedOn w:val="a"/>
    <w:pPr>
      <w:spacing w:before="120"/>
    </w:pPr>
  </w:style>
  <w:style w:type="paragraph" w:customStyle="1" w:styleId="110">
    <w:name w:val="正文首行缩进11"/>
    <w:basedOn w:val="a"/>
    <w:pPr>
      <w:spacing w:before="100" w:beforeAutospacing="1" w:after="100" w:afterAutospacing="1"/>
      <w:jc w:val="left"/>
    </w:pPr>
    <w:rPr>
      <w:rFonts w:ascii="宋体" w:hAnsi="宋体" w:cs="宋体"/>
      <w:sz w:val="24"/>
      <w:szCs w:val="24"/>
    </w:rPr>
  </w:style>
  <w:style w:type="paragraph" w:customStyle="1" w:styleId="DefaultText">
    <w:name w:val="Default Text"/>
    <w:basedOn w:val="a"/>
    <w:pPr>
      <w:jc w:val="left"/>
    </w:pPr>
    <w:rPr>
      <w:sz w:val="24"/>
      <w:lang w:eastAsia="en-US"/>
    </w:rPr>
  </w:style>
  <w:style w:type="paragraph" w:customStyle="1" w:styleId="BodyChar">
    <w:name w:val="Body Char"/>
    <w:basedOn w:val="a"/>
    <w:pPr>
      <w:jc w:val="left"/>
    </w:pPr>
    <w:rPr>
      <w:rFonts w:ascii="New Century Schlbk" w:eastAsia="PMingLiU" w:hAnsi="New Century Schlbk"/>
      <w:snapToGrid w:val="0"/>
      <w:sz w:val="24"/>
      <w:lang w:eastAsia="en-US"/>
    </w:rPr>
  </w:style>
  <w:style w:type="paragraph" w:customStyle="1" w:styleId="41">
    <w:name w:val="索引 41"/>
    <w:basedOn w:val="a"/>
    <w:next w:val="a"/>
    <w:pPr>
      <w:widowControl w:val="0"/>
      <w:spacing w:after="0"/>
      <w:ind w:leftChars="600" w:left="600"/>
    </w:pPr>
    <w:rPr>
      <w:rFonts w:ascii="Times New Roman" w:eastAsia="楷体_GB2312" w:hAnsi="Times New Roman"/>
      <w:kern w:val="2"/>
      <w:szCs w:val="24"/>
    </w:rPr>
  </w:style>
  <w:style w:type="paragraph" w:customStyle="1" w:styleId="xBody1Bullet1">
    <w:name w:val="xBody1Bullet1"/>
    <w:basedOn w:val="a"/>
    <w:pPr>
      <w:tabs>
        <w:tab w:val="left" w:pos="1080"/>
      </w:tabs>
      <w:spacing w:before="120"/>
      <w:ind w:left="1080" w:hanging="360"/>
    </w:pPr>
    <w:rPr>
      <w:rFonts w:eastAsia="DFKai-SB"/>
      <w:sz w:val="24"/>
      <w:lang w:eastAsia="zh-TW"/>
    </w:rPr>
  </w:style>
  <w:style w:type="paragraph" w:customStyle="1" w:styleId="19">
    <w:name w:val="正文缩进1"/>
    <w:basedOn w:val="a"/>
    <w:pPr>
      <w:spacing w:line="360" w:lineRule="auto"/>
      <w:ind w:firstLine="420"/>
    </w:pPr>
    <w:rPr>
      <w:sz w:val="24"/>
    </w:rPr>
  </w:style>
  <w:style w:type="paragraph" w:customStyle="1" w:styleId="af8">
    <w:name w:val="新正文"/>
    <w:basedOn w:val="a"/>
    <w:pPr>
      <w:tabs>
        <w:tab w:val="left" w:pos="720"/>
      </w:tabs>
      <w:spacing w:beforeLines="50" w:afterLines="50"/>
      <w:ind w:left="862"/>
    </w:pPr>
    <w:rPr>
      <w:sz w:val="22"/>
    </w:rPr>
  </w:style>
  <w:style w:type="paragraph" w:customStyle="1" w:styleId="font5">
    <w:name w:val="font5"/>
    <w:basedOn w:val="a"/>
    <w:pPr>
      <w:spacing w:before="100" w:beforeAutospacing="1" w:after="100" w:afterAutospacing="1"/>
      <w:jc w:val="left"/>
    </w:pPr>
    <w:rPr>
      <w:rFonts w:ascii="宋体" w:hAnsi="宋体" w:cs="Arial Unicode MS" w:hint="eastAsia"/>
      <w:sz w:val="18"/>
      <w:szCs w:val="18"/>
    </w:rPr>
  </w:style>
  <w:style w:type="paragraph" w:customStyle="1" w:styleId="xTOC1">
    <w:name w:val="xTOC1"/>
    <w:basedOn w:val="a"/>
    <w:next w:val="xBody1"/>
    <w:pPr>
      <w:tabs>
        <w:tab w:val="left" w:pos="720"/>
      </w:tabs>
      <w:spacing w:after="240"/>
      <w:ind w:left="720" w:hanging="720"/>
      <w:jc w:val="left"/>
    </w:pPr>
    <w:rPr>
      <w:rFonts w:eastAsia="DFKai-SB"/>
      <w:b/>
      <w:bCs/>
      <w:sz w:val="26"/>
      <w:lang w:eastAsia="zh-TW"/>
    </w:rPr>
  </w:style>
  <w:style w:type="paragraph" w:customStyle="1" w:styleId="xBody1">
    <w:name w:val="xBody1"/>
    <w:basedOn w:val="a"/>
    <w:pPr>
      <w:spacing w:after="240"/>
      <w:ind w:left="720"/>
    </w:pPr>
    <w:rPr>
      <w:rFonts w:eastAsia="PMingLiU"/>
      <w:lang w:eastAsia="zh-TW"/>
    </w:rPr>
  </w:style>
  <w:style w:type="paragraph" w:customStyle="1" w:styleId="BodyCharCharChar">
    <w:name w:val="Body Char Char Char"/>
    <w:basedOn w:val="a"/>
    <w:pPr>
      <w:jc w:val="left"/>
    </w:pPr>
    <w:rPr>
      <w:rFonts w:ascii="New Century Schlbk" w:eastAsia="PMingLiU" w:hAnsi="New Century Schlbk"/>
      <w:snapToGrid w:val="0"/>
      <w:sz w:val="24"/>
      <w:lang w:eastAsia="en-US"/>
    </w:rPr>
  </w:style>
  <w:style w:type="paragraph" w:customStyle="1" w:styleId="af9">
    <w:name w:val="表格文字（大）"/>
    <w:basedOn w:val="a"/>
    <w:pPr>
      <w:spacing w:before="20" w:after="20"/>
    </w:pPr>
    <w:rPr>
      <w:rFonts w:ascii="Century Gothic" w:hAnsi="Century Gothic"/>
      <w:sz w:val="24"/>
    </w:rPr>
  </w:style>
  <w:style w:type="paragraph" w:customStyle="1" w:styleId="xBody1Bullet2">
    <w:name w:val="xBody1Bullet2"/>
    <w:basedOn w:val="xBody1Bullet1"/>
    <w:pPr>
      <w:tabs>
        <w:tab w:val="clear" w:pos="1080"/>
        <w:tab w:val="left" w:pos="425"/>
      </w:tabs>
      <w:ind w:left="425" w:hanging="425"/>
    </w:pPr>
  </w:style>
  <w:style w:type="paragraph" w:customStyle="1" w:styleId="ColHead">
    <w:name w:val="ColHead"/>
    <w:basedOn w:val="a"/>
    <w:pPr>
      <w:tabs>
        <w:tab w:val="left" w:pos="360"/>
        <w:tab w:val="left" w:pos="720"/>
        <w:tab w:val="left" w:pos="1080"/>
      </w:tabs>
      <w:spacing w:before="120"/>
      <w:jc w:val="center"/>
    </w:pPr>
    <w:rPr>
      <w:b/>
    </w:rPr>
  </w:style>
  <w:style w:type="paragraph" w:customStyle="1" w:styleId="Tabletext">
    <w:name w:val="Tabletext"/>
    <w:basedOn w:val="a"/>
    <w:pPr>
      <w:keepLines/>
      <w:widowControl w:val="0"/>
      <w:spacing w:line="240" w:lineRule="atLeast"/>
      <w:jc w:val="left"/>
    </w:pPr>
    <w:rPr>
      <w:rFonts w:ascii="宋体" w:hAnsi="Times New Roman"/>
      <w:snapToGrid w:val="0"/>
      <w:szCs w:val="24"/>
    </w:rPr>
  </w:style>
  <w:style w:type="paragraph" w:customStyle="1" w:styleId="1a">
    <w:name w:val="普通(网站)1"/>
    <w:basedOn w:val="a"/>
    <w:pPr>
      <w:spacing w:before="100" w:beforeAutospacing="1" w:after="100" w:afterAutospacing="1"/>
      <w:jc w:val="left"/>
    </w:pPr>
    <w:rPr>
      <w:rFonts w:ascii="宋体" w:hAnsi="宋体"/>
      <w:sz w:val="24"/>
    </w:rPr>
  </w:style>
  <w:style w:type="paragraph" w:customStyle="1" w:styleId="1b">
    <w:name w:val="正文1"/>
    <w:basedOn w:val="a"/>
    <w:pPr>
      <w:widowControl w:val="0"/>
      <w:spacing w:after="0"/>
    </w:pPr>
    <w:rPr>
      <w:rFonts w:ascii="Times New Roman" w:eastAsia="楷体_GB2312" w:hAnsi="Times New Roman"/>
      <w:kern w:val="2"/>
      <w:szCs w:val="24"/>
    </w:rPr>
  </w:style>
  <w:style w:type="paragraph" w:customStyle="1" w:styleId="111">
    <w:name w:val="批注主题11"/>
    <w:basedOn w:val="a5"/>
    <w:next w:val="a5"/>
    <w:rPr>
      <w:b/>
      <w:bCs/>
    </w:rPr>
  </w:style>
  <w:style w:type="paragraph" w:customStyle="1" w:styleId="xl24">
    <w:name w:val="xl24"/>
    <w:basedOn w:val="a"/>
    <w:pPr>
      <w:spacing w:before="100" w:beforeAutospacing="1" w:after="100" w:afterAutospacing="1"/>
      <w:jc w:val="right"/>
    </w:pPr>
    <w:rPr>
      <w:rFonts w:ascii="Arial Unicode MS" w:eastAsia="Arial Unicode MS" w:hAnsi="Arial Unicode MS" w:cs="Arial Unicode MS"/>
      <w:sz w:val="24"/>
    </w:rPr>
  </w:style>
  <w:style w:type="paragraph" w:customStyle="1" w:styleId="2AttributeHeading2h2h21Alt2Alt21Alt22Sub">
    <w:name w:val="样式 标题 2Attribute Heading 2h2h21(Alt+2)(Alt+2)1(Alt+2)2Sub..."/>
    <w:basedOn w:val="2"/>
    <w:pPr>
      <w:numPr>
        <w:numId w:val="0"/>
      </w:numPr>
      <w:spacing w:line="480" w:lineRule="auto"/>
    </w:pPr>
    <w:rPr>
      <w:rFonts w:cs="宋体"/>
      <w:szCs w:val="20"/>
    </w:rPr>
  </w:style>
  <w:style w:type="paragraph" w:customStyle="1" w:styleId="61">
    <w:name w:val="索引 61"/>
    <w:basedOn w:val="a"/>
    <w:next w:val="a"/>
    <w:pPr>
      <w:widowControl w:val="0"/>
      <w:spacing w:after="0"/>
      <w:ind w:leftChars="1000" w:left="1000"/>
    </w:pPr>
    <w:rPr>
      <w:rFonts w:ascii="Times New Roman" w:eastAsia="楷体_GB2312" w:hAnsi="Times New Roman"/>
      <w:kern w:val="2"/>
      <w:szCs w:val="24"/>
    </w:rPr>
  </w:style>
  <w:style w:type="paragraph" w:customStyle="1" w:styleId="num2">
    <w:name w:val="num2"/>
    <w:basedOn w:val="a"/>
    <w:pPr>
      <w:spacing w:before="60" w:after="60"/>
      <w:ind w:left="1530" w:hanging="360"/>
    </w:pPr>
  </w:style>
  <w:style w:type="paragraph" w:customStyle="1" w:styleId="para2">
    <w:name w:val="para2"/>
    <w:basedOn w:val="a"/>
    <w:pPr>
      <w:spacing w:before="60" w:after="60"/>
      <w:ind w:left="1170"/>
    </w:pPr>
  </w:style>
  <w:style w:type="paragraph" w:customStyle="1" w:styleId="Bullet1CharChar">
    <w:name w:val="Bullet 1 Char Char"/>
    <w:basedOn w:val="a0"/>
    <w:pPr>
      <w:tabs>
        <w:tab w:val="left" w:pos="1440"/>
      </w:tabs>
      <w:spacing w:before="120" w:line="360" w:lineRule="auto"/>
      <w:ind w:left="1440" w:hanging="284"/>
    </w:pPr>
    <w:rPr>
      <w:snapToGrid w:val="0"/>
      <w:color w:val="000000"/>
      <w:sz w:val="22"/>
      <w:lang w:eastAsia="en-US"/>
    </w:rPr>
  </w:style>
  <w:style w:type="paragraph" w:customStyle="1" w:styleId="font6">
    <w:name w:val="font6"/>
    <w:basedOn w:val="a"/>
    <w:pPr>
      <w:spacing w:before="100" w:beforeAutospacing="1" w:after="100" w:afterAutospacing="1"/>
      <w:jc w:val="left"/>
    </w:pPr>
    <w:rPr>
      <w:rFonts w:ascii="宋体" w:hAnsi="宋体" w:cs="Arial Unicode MS" w:hint="eastAsia"/>
      <w:b/>
      <w:bCs/>
      <w:sz w:val="24"/>
    </w:rPr>
  </w:style>
  <w:style w:type="paragraph" w:customStyle="1" w:styleId="TableBodyText">
    <w:name w:val="Table Body Text"/>
    <w:basedOn w:val="a0"/>
    <w:pPr>
      <w:spacing w:before="120" w:line="360" w:lineRule="auto"/>
    </w:pPr>
    <w:rPr>
      <w:rFonts w:eastAsia="????"/>
      <w:snapToGrid w:val="0"/>
      <w:color w:val="000000"/>
      <w:sz w:val="22"/>
      <w:lang w:eastAsia="zh-TW"/>
    </w:rPr>
  </w:style>
  <w:style w:type="paragraph" w:customStyle="1" w:styleId="Indent1">
    <w:name w:val="Indent 1"/>
    <w:basedOn w:val="a"/>
    <w:pPr>
      <w:ind w:left="1800" w:hanging="360"/>
    </w:pPr>
  </w:style>
  <w:style w:type="paragraph" w:customStyle="1" w:styleId="112">
    <w:name w:val="索引 11"/>
    <w:basedOn w:val="a"/>
    <w:next w:val="a"/>
  </w:style>
  <w:style w:type="paragraph" w:customStyle="1" w:styleId="22">
    <w:name w:val="2"/>
    <w:basedOn w:val="a"/>
    <w:next w:val="a"/>
    <w:pPr>
      <w:adjustRightInd w:val="0"/>
      <w:spacing w:before="120" w:line="360" w:lineRule="auto"/>
    </w:pPr>
    <w:rPr>
      <w:sz w:val="24"/>
    </w:rPr>
  </w:style>
  <w:style w:type="paragraph" w:customStyle="1" w:styleId="font0">
    <w:name w:val="font0"/>
    <w:basedOn w:val="a"/>
    <w:pPr>
      <w:spacing w:before="100" w:beforeAutospacing="1" w:after="100" w:afterAutospacing="1"/>
      <w:jc w:val="left"/>
    </w:pPr>
    <w:rPr>
      <w:rFonts w:ascii="宋体" w:hAnsi="宋体" w:cs="Arial Unicode MS" w:hint="eastAsia"/>
      <w:sz w:val="24"/>
    </w:rPr>
  </w:style>
  <w:style w:type="paragraph" w:customStyle="1" w:styleId="1c">
    <w:name w:val="批注框文本1"/>
    <w:basedOn w:val="a"/>
    <w:pPr>
      <w:tabs>
        <w:tab w:val="left" w:pos="1800"/>
      </w:tabs>
    </w:pPr>
    <w:rPr>
      <w:rFonts w:ascii="Tahoma" w:hAnsi="Tahoma"/>
      <w:sz w:val="16"/>
      <w:szCs w:val="16"/>
    </w:rPr>
  </w:style>
  <w:style w:type="paragraph" w:customStyle="1" w:styleId="xl28">
    <w:name w:val="xl28"/>
    <w:basedOn w:val="a"/>
    <w:pPr>
      <w:spacing w:before="100" w:beforeAutospacing="1" w:after="100" w:afterAutospacing="1"/>
      <w:jc w:val="left"/>
    </w:pPr>
    <w:rPr>
      <w:rFonts w:ascii="Arial" w:eastAsia="Arial Unicode MS" w:hAnsi="Arial" w:cs="Arial"/>
      <w:sz w:val="24"/>
    </w:rPr>
  </w:style>
  <w:style w:type="paragraph" w:customStyle="1" w:styleId="NormalText">
    <w:name w:val="Normal Text"/>
    <w:pPr>
      <w:ind w:left="720"/>
    </w:pPr>
    <w:rPr>
      <w:rFonts w:ascii="Book Antiqua" w:hAnsi="Book Antiqua"/>
      <w:sz w:val="22"/>
      <w:lang w:eastAsia="en-US"/>
    </w:rPr>
  </w:style>
  <w:style w:type="paragraph" w:customStyle="1" w:styleId="71">
    <w:name w:val="索引 71"/>
    <w:basedOn w:val="a"/>
    <w:next w:val="a"/>
    <w:pPr>
      <w:widowControl w:val="0"/>
      <w:spacing w:after="0"/>
      <w:ind w:leftChars="1200" w:left="1200"/>
    </w:pPr>
    <w:rPr>
      <w:rFonts w:ascii="Times New Roman" w:eastAsia="楷体_GB2312" w:hAnsi="Times New Roman"/>
      <w:kern w:val="2"/>
      <w:szCs w:val="24"/>
    </w:rPr>
  </w:style>
  <w:style w:type="paragraph" w:customStyle="1" w:styleId="TOCBase">
    <w:name w:val="TOC Base"/>
    <w:basedOn w:val="a"/>
    <w:pPr>
      <w:tabs>
        <w:tab w:val="right" w:leader="dot" w:pos="6480"/>
      </w:tabs>
      <w:spacing w:after="240" w:line="240" w:lineRule="atLeast"/>
      <w:jc w:val="left"/>
    </w:pPr>
    <w:rPr>
      <w:rFonts w:ascii="Arial" w:hAnsi="Arial"/>
      <w:spacing w:val="-5"/>
      <w:lang w:eastAsia="en-US"/>
    </w:rPr>
  </w:style>
  <w:style w:type="paragraph" w:customStyle="1" w:styleId="311">
    <w:name w:val="索引 31"/>
    <w:basedOn w:val="a"/>
    <w:next w:val="a"/>
    <w:pPr>
      <w:widowControl w:val="0"/>
      <w:spacing w:after="0"/>
      <w:ind w:leftChars="400" w:left="400"/>
    </w:pPr>
    <w:rPr>
      <w:rFonts w:ascii="Times New Roman" w:eastAsia="楷体_GB2312" w:hAnsi="Times New Roman"/>
      <w:kern w:val="2"/>
      <w:szCs w:val="24"/>
    </w:rPr>
  </w:style>
  <w:style w:type="paragraph" w:customStyle="1" w:styleId="3-indent">
    <w:name w:val="3-indent"/>
    <w:basedOn w:val="a"/>
    <w:pPr>
      <w:tabs>
        <w:tab w:val="left" w:pos="5040"/>
        <w:tab w:val="left" w:pos="5400"/>
      </w:tabs>
      <w:spacing w:before="120"/>
      <w:ind w:left="1440" w:hanging="360"/>
    </w:pPr>
  </w:style>
  <w:style w:type="paragraph" w:customStyle="1" w:styleId="xl26">
    <w:name w:val="xl26"/>
    <w:basedOn w:val="a"/>
    <w:pPr>
      <w:pBdr>
        <w:top w:val="single" w:sz="8" w:space="0" w:color="auto"/>
        <w:left w:val="single" w:sz="8" w:space="0" w:color="auto"/>
        <w:bottom w:val="single" w:sz="8" w:space="0" w:color="auto"/>
      </w:pBdr>
      <w:tabs>
        <w:tab w:val="left" w:pos="1440"/>
      </w:tabs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b/>
      <w:bCs/>
      <w:sz w:val="28"/>
      <w:szCs w:val="28"/>
    </w:rPr>
  </w:style>
  <w:style w:type="paragraph" w:customStyle="1" w:styleId="Bullet1">
    <w:name w:val="Bullet 1"/>
    <w:basedOn w:val="a"/>
    <w:pPr>
      <w:tabs>
        <w:tab w:val="left" w:pos="720"/>
      </w:tabs>
      <w:spacing w:before="120"/>
      <w:ind w:left="284" w:hanging="284"/>
    </w:pPr>
  </w:style>
  <w:style w:type="paragraph" w:customStyle="1" w:styleId="xTOC3">
    <w:name w:val="xTOC3"/>
    <w:basedOn w:val="xTOC2"/>
    <w:next w:val="xBody1"/>
  </w:style>
  <w:style w:type="paragraph" w:customStyle="1" w:styleId="xTOC2">
    <w:name w:val="xTOC2"/>
    <w:basedOn w:val="xTOC1"/>
    <w:next w:val="xBody1"/>
    <w:pPr>
      <w:tabs>
        <w:tab w:val="clear" w:pos="720"/>
        <w:tab w:val="left" w:pos="425"/>
      </w:tabs>
      <w:ind w:left="425" w:hanging="425"/>
    </w:pPr>
  </w:style>
  <w:style w:type="paragraph" w:customStyle="1" w:styleId="3-para">
    <w:name w:val="3-para"/>
    <w:basedOn w:val="a"/>
    <w:pPr>
      <w:spacing w:before="120"/>
      <w:ind w:left="1080"/>
    </w:pPr>
    <w:rPr>
      <w:sz w:val="22"/>
    </w:rPr>
  </w:style>
  <w:style w:type="paragraph" w:customStyle="1" w:styleId="afa">
    <w:name w:val="重点(不缩进) 五号"/>
    <w:basedOn w:val="afb"/>
    <w:rPr>
      <w:b/>
    </w:rPr>
  </w:style>
  <w:style w:type="paragraph" w:customStyle="1" w:styleId="afb">
    <w:name w:val="正文(不缩进) 五号"/>
  </w:style>
  <w:style w:type="paragraph" w:customStyle="1" w:styleId="23">
    <w:name w:val="重点(缩进) 五号 + 首行缩进:  2 字符"/>
    <w:basedOn w:val="afc"/>
    <w:pPr>
      <w:ind w:firstLine="422"/>
    </w:pPr>
    <w:rPr>
      <w:bCs/>
    </w:rPr>
  </w:style>
  <w:style w:type="paragraph" w:customStyle="1" w:styleId="afc">
    <w:name w:val="重点(缩进) 五号"/>
    <w:rPr>
      <w:b/>
    </w:rPr>
  </w:style>
  <w:style w:type="paragraph" w:customStyle="1" w:styleId="1110">
    <w:name w:val="索引 111"/>
    <w:basedOn w:val="a"/>
    <w:pPr>
      <w:widowControl w:val="0"/>
      <w:spacing w:after="0"/>
    </w:pPr>
    <w:rPr>
      <w:rFonts w:ascii="Times New Roman" w:eastAsia="楷体_GB2312" w:hAnsi="Times New Roman"/>
      <w:kern w:val="2"/>
      <w:szCs w:val="24"/>
    </w:rPr>
  </w:style>
  <w:style w:type="paragraph" w:customStyle="1" w:styleId="211">
    <w:name w:val="索引 21"/>
    <w:basedOn w:val="a"/>
    <w:next w:val="a"/>
    <w:pPr>
      <w:widowControl w:val="0"/>
      <w:spacing w:after="0"/>
      <w:ind w:leftChars="200" w:left="200"/>
    </w:pPr>
    <w:rPr>
      <w:rFonts w:ascii="Times New Roman" w:eastAsia="楷体_GB2312" w:hAnsi="Times New Roman"/>
      <w:kern w:val="2"/>
      <w:szCs w:val="24"/>
    </w:rPr>
  </w:style>
  <w:style w:type="paragraph" w:customStyle="1" w:styleId="BulletPoint">
    <w:name w:val="Bullet Point"/>
    <w:basedOn w:val="a"/>
    <w:pPr>
      <w:ind w:left="1260" w:right="374" w:hanging="540"/>
      <w:jc w:val="left"/>
    </w:pPr>
    <w:rPr>
      <w:sz w:val="22"/>
    </w:rPr>
  </w:style>
  <w:style w:type="paragraph" w:customStyle="1" w:styleId="2-indent">
    <w:name w:val="2-indent"/>
    <w:basedOn w:val="a"/>
    <w:pPr>
      <w:tabs>
        <w:tab w:val="left" w:pos="5040"/>
        <w:tab w:val="left" w:pos="5400"/>
      </w:tabs>
      <w:spacing w:before="120"/>
      <w:ind w:left="1080" w:hanging="360"/>
    </w:pPr>
  </w:style>
  <w:style w:type="paragraph" w:customStyle="1" w:styleId="1d">
    <w:name w:val="中行标题1"/>
    <w:basedOn w:val="1H1PIM1h1h11heading1TOC1stlevelSectionHea"/>
  </w:style>
  <w:style w:type="paragraph" w:customStyle="1" w:styleId="1H1PIM1h1h11heading1TOC1stlevelSectionHea">
    <w:name w:val="标题 1H1第 ？ 章PIM 1h1h11heading 1TOC1st levelSection Hea..."/>
    <w:basedOn w:val="1"/>
    <w:pPr>
      <w:pageBreakBefore/>
      <w:tabs>
        <w:tab w:val="clear" w:pos="432"/>
      </w:tabs>
      <w:ind w:left="284" w:hanging="284"/>
    </w:pPr>
    <w:rPr>
      <w:rFonts w:ascii="Arial" w:hAnsi="Arial"/>
    </w:rPr>
  </w:style>
  <w:style w:type="paragraph" w:customStyle="1" w:styleId="xl35">
    <w:name w:val="xl35"/>
    <w:basedOn w:val="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 Unicode MS" w:eastAsia="Arial Unicode MS" w:hAnsi="Arial Unicode MS" w:cs="Arial Unicode MS"/>
      <w:b/>
      <w:bCs/>
      <w:sz w:val="24"/>
    </w:rPr>
  </w:style>
  <w:style w:type="paragraph" w:customStyle="1" w:styleId="xBody1CharCharChar">
    <w:name w:val="xBody1 Char Char Char"/>
    <w:basedOn w:val="a"/>
    <w:pPr>
      <w:tabs>
        <w:tab w:val="left" w:pos="936"/>
      </w:tabs>
      <w:spacing w:after="240"/>
      <w:ind w:left="720"/>
    </w:pPr>
    <w:rPr>
      <w:rFonts w:eastAsia="PMingLiU"/>
      <w:sz w:val="22"/>
      <w:lang w:eastAsia="zh-TW"/>
    </w:rPr>
  </w:style>
  <w:style w:type="paragraph" w:customStyle="1" w:styleId="DefinitionDfinition">
    <w:name w:val="DefinitionDéfinition"/>
    <w:basedOn w:val="a"/>
    <w:next w:val="a"/>
    <w:pPr>
      <w:tabs>
        <w:tab w:val="left" w:pos="900"/>
      </w:tabs>
      <w:spacing w:after="240"/>
      <w:jc w:val="left"/>
    </w:pPr>
    <w:rPr>
      <w:rFonts w:ascii="Times New Roman" w:hAnsi="Times New Roman"/>
      <w:sz w:val="24"/>
    </w:rPr>
  </w:style>
  <w:style w:type="paragraph" w:customStyle="1" w:styleId="1e">
    <w:name w:val="索引标题1"/>
    <w:basedOn w:val="a"/>
    <w:next w:val="112"/>
    <w:pPr>
      <w:widowControl w:val="0"/>
      <w:spacing w:after="0"/>
    </w:pPr>
    <w:rPr>
      <w:rFonts w:ascii="Times New Roman" w:eastAsia="楷体_GB2312" w:hAnsi="Times New Roman"/>
      <w:kern w:val="2"/>
      <w:szCs w:val="24"/>
    </w:rPr>
  </w:style>
  <w:style w:type="paragraph" w:customStyle="1" w:styleId="xl36">
    <w:name w:val="xl36"/>
    <w:basedOn w:val="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0000"/>
      <w:spacing w:before="100" w:beforeAutospacing="1" w:after="100" w:afterAutospacing="1"/>
      <w:jc w:val="center"/>
      <w:textAlignment w:val="top"/>
    </w:pPr>
    <w:rPr>
      <w:rFonts w:ascii="Arial Unicode MS" w:eastAsia="Arial Unicode MS" w:hAnsi="Arial Unicode MS" w:cs="Arial Unicode MS"/>
      <w:b/>
      <w:bCs/>
      <w:sz w:val="24"/>
    </w:rPr>
  </w:style>
  <w:style w:type="paragraph" w:customStyle="1" w:styleId="xl25">
    <w:name w:val="xl25"/>
    <w:basedOn w:val="a"/>
    <w:pPr>
      <w:tabs>
        <w:tab w:val="left" w:pos="432"/>
        <w:tab w:val="left" w:pos="1080"/>
      </w:tabs>
      <w:spacing w:before="100" w:beforeAutospacing="1" w:after="100" w:afterAutospacing="1"/>
      <w:jc w:val="right"/>
    </w:pPr>
    <w:rPr>
      <w:rFonts w:ascii="Arial" w:eastAsia="Arial Unicode MS" w:hAnsi="Arial" w:cs="Arial"/>
      <w:sz w:val="22"/>
      <w:szCs w:val="22"/>
    </w:rPr>
  </w:style>
  <w:style w:type="paragraph" w:customStyle="1" w:styleId="32">
    <w:name w:val="正文3"/>
    <w:basedOn w:val="a"/>
    <w:pPr>
      <w:spacing w:line="360" w:lineRule="auto"/>
    </w:pPr>
    <w:rPr>
      <w:rFonts w:ascii="Times" w:hAnsi="Times"/>
      <w:sz w:val="24"/>
    </w:rPr>
  </w:style>
  <w:style w:type="paragraph" w:customStyle="1" w:styleId="ABLOCKPARA">
    <w:name w:val="A BLOCK PARA"/>
    <w:basedOn w:val="a"/>
    <w:rPr>
      <w:sz w:val="22"/>
    </w:rPr>
  </w:style>
  <w:style w:type="paragraph" w:customStyle="1" w:styleId="Indent2">
    <w:name w:val="Indent 2"/>
    <w:basedOn w:val="a"/>
    <w:pPr>
      <w:ind w:left="2520" w:hanging="360"/>
    </w:pPr>
  </w:style>
  <w:style w:type="paragraph" w:customStyle="1" w:styleId="Number1">
    <w:name w:val="Number 1"/>
    <w:basedOn w:val="Indent1"/>
    <w:pPr>
      <w:ind w:left="720"/>
    </w:pPr>
  </w:style>
  <w:style w:type="paragraph" w:customStyle="1" w:styleId="afd">
    <w:name w:val="正文(缩进) 五号"/>
    <w:basedOn w:val="a"/>
    <w:pPr>
      <w:spacing w:after="0" w:line="360" w:lineRule="auto"/>
      <w:ind w:firstLineChars="200" w:firstLine="200"/>
      <w:jc w:val="left"/>
    </w:pPr>
    <w:rPr>
      <w:rFonts w:ascii="Arial" w:hAnsi="Arial" w:cs="宋体"/>
      <w:sz w:val="21"/>
    </w:rPr>
  </w:style>
  <w:style w:type="paragraph" w:customStyle="1" w:styleId="para3">
    <w:name w:val="para3"/>
    <w:basedOn w:val="a"/>
    <w:pPr>
      <w:spacing w:before="60" w:after="60"/>
      <w:ind w:left="1800"/>
    </w:pPr>
  </w:style>
  <w:style w:type="paragraph" w:customStyle="1" w:styleId="24">
    <w:name w:val="列出段落2"/>
    <w:basedOn w:val="a"/>
    <w:uiPriority w:val="34"/>
    <w:qFormat/>
    <w:pPr>
      <w:ind w:firstLineChars="200" w:firstLine="420"/>
    </w:pPr>
  </w:style>
  <w:style w:type="paragraph" w:customStyle="1" w:styleId="xl32">
    <w:name w:val="xl32"/>
    <w:basedOn w:val="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b/>
      <w:bCs/>
      <w:sz w:val="24"/>
    </w:rPr>
  </w:style>
  <w:style w:type="paragraph" w:customStyle="1" w:styleId="xl31">
    <w:name w:val="xl31"/>
    <w:basedOn w:val="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Arial Unicode MS" w:eastAsia="Arial Unicode MS" w:hAnsi="Arial Unicode MS" w:cs="Arial Unicode MS"/>
      <w:b/>
      <w:bCs/>
      <w:sz w:val="24"/>
    </w:rPr>
  </w:style>
  <w:style w:type="paragraph" w:customStyle="1" w:styleId="xl37">
    <w:name w:val="xl37"/>
    <w:basedOn w:val="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Arial" w:eastAsia="Arial Unicode MS" w:hAnsi="Arial" w:cs="Arial"/>
      <w:b/>
      <w:bCs/>
      <w:sz w:val="24"/>
    </w:rPr>
  </w:style>
  <w:style w:type="paragraph" w:customStyle="1" w:styleId="afe">
    <w:name w:val="神州数码正文"/>
    <w:basedOn w:val="15"/>
    <w:pPr>
      <w:spacing w:line="360" w:lineRule="auto"/>
      <w:ind w:firstLineChars="0" w:firstLine="0"/>
      <w:jc w:val="left"/>
    </w:pPr>
    <w:rPr>
      <w:rFonts w:ascii="宋体" w:hAnsi="宋体"/>
      <w:sz w:val="24"/>
      <w:szCs w:val="18"/>
    </w:rPr>
  </w:style>
  <w:style w:type="paragraph" w:customStyle="1" w:styleId="aff">
    <w:name w:val="正文正文"/>
    <w:basedOn w:val="15"/>
    <w:pPr>
      <w:spacing w:line="360" w:lineRule="auto"/>
      <w:ind w:firstLineChars="200" w:firstLine="200"/>
      <w:outlineLvl w:val="0"/>
    </w:pPr>
    <w:rPr>
      <w:rFonts w:ascii="宋体" w:hAnsi="宋体"/>
      <w:bCs/>
    </w:rPr>
  </w:style>
  <w:style w:type="paragraph" w:customStyle="1" w:styleId="BalloonText1">
    <w:name w:val="Balloon Text1"/>
    <w:basedOn w:val="a"/>
    <w:rPr>
      <w:rFonts w:ascii="Tahoma" w:hAnsi="Tahoma"/>
      <w:sz w:val="16"/>
      <w:szCs w:val="16"/>
    </w:rPr>
  </w:style>
  <w:style w:type="paragraph" w:customStyle="1" w:styleId="Aff0">
    <w:name w:val="A"/>
    <w:basedOn w:val="a"/>
    <w:pPr>
      <w:tabs>
        <w:tab w:val="left" w:pos="720"/>
      </w:tabs>
    </w:pPr>
    <w:rPr>
      <w:rFonts w:eastAsia="PMingLiU"/>
      <w:szCs w:val="16"/>
      <w:lang w:eastAsia="zh-TW"/>
    </w:rPr>
  </w:style>
  <w:style w:type="paragraph" w:customStyle="1" w:styleId="51">
    <w:name w:val="索引 51"/>
    <w:basedOn w:val="a"/>
    <w:next w:val="a"/>
    <w:pPr>
      <w:widowControl w:val="0"/>
      <w:spacing w:after="0"/>
      <w:ind w:leftChars="800" w:left="800"/>
    </w:pPr>
    <w:rPr>
      <w:rFonts w:ascii="Times New Roman" w:eastAsia="楷体_GB2312" w:hAnsi="Times New Roman"/>
      <w:kern w:val="2"/>
      <w:szCs w:val="24"/>
    </w:rPr>
  </w:style>
  <w:style w:type="paragraph" w:customStyle="1" w:styleId="Indent4">
    <w:name w:val="Indent 4"/>
    <w:basedOn w:val="Indent2"/>
    <w:pPr>
      <w:spacing w:after="0"/>
      <w:ind w:left="1080"/>
    </w:pPr>
  </w:style>
  <w:style w:type="paragraph" w:customStyle="1" w:styleId="TableText0">
    <w:name w:val="Table Text"/>
    <w:basedOn w:val="a"/>
    <w:pPr>
      <w:keepLines/>
    </w:pPr>
    <w:rPr>
      <w:sz w:val="16"/>
    </w:rPr>
  </w:style>
  <w:style w:type="paragraph" w:customStyle="1" w:styleId="xBody1CharCharCharCharCharChar">
    <w:name w:val="xBody1 Char Char Char Char Char Char"/>
    <w:basedOn w:val="a"/>
    <w:pPr>
      <w:tabs>
        <w:tab w:val="left" w:pos="720"/>
        <w:tab w:val="left" w:pos="1440"/>
      </w:tabs>
      <w:spacing w:after="240"/>
      <w:ind w:left="720"/>
    </w:pPr>
    <w:rPr>
      <w:rFonts w:eastAsia="PMingLiU"/>
      <w:lang w:eastAsia="zh-TW"/>
    </w:rPr>
  </w:style>
  <w:style w:type="paragraph" w:customStyle="1" w:styleId="0-indent">
    <w:name w:val="0-indent"/>
    <w:basedOn w:val="a"/>
    <w:pPr>
      <w:tabs>
        <w:tab w:val="left" w:pos="360"/>
      </w:tabs>
      <w:spacing w:before="120"/>
      <w:ind w:left="360" w:hanging="360"/>
    </w:pPr>
    <w:rPr>
      <w:b/>
    </w:rPr>
  </w:style>
  <w:style w:type="paragraph" w:customStyle="1" w:styleId="113">
    <w:name w:val="纯文本11"/>
    <w:basedOn w:val="a"/>
    <w:pPr>
      <w:widowControl w:val="0"/>
      <w:spacing w:after="0"/>
    </w:pPr>
    <w:rPr>
      <w:rFonts w:ascii="Times New Roman" w:eastAsia="楷体_GB2312" w:hAnsi="Times New Roman"/>
      <w:kern w:val="2"/>
      <w:szCs w:val="24"/>
    </w:rPr>
  </w:style>
  <w:style w:type="paragraph" w:customStyle="1" w:styleId="CharCharCharCharChar">
    <w:name w:val="正文(不缩进) 五号 Char Char Char Char Char"/>
    <w:basedOn w:val="afd"/>
    <w:pPr>
      <w:spacing w:after="120"/>
      <w:ind w:firstLineChars="0" w:firstLine="0"/>
    </w:pPr>
  </w:style>
  <w:style w:type="paragraph" w:customStyle="1" w:styleId="xl29">
    <w:name w:val="xl29"/>
    <w:basedOn w:val="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0000"/>
      <w:spacing w:before="100" w:beforeAutospacing="1" w:after="100" w:afterAutospacing="1"/>
      <w:textAlignment w:val="top"/>
    </w:pPr>
    <w:rPr>
      <w:rFonts w:ascii="Arial Unicode MS" w:eastAsia="Arial Unicode MS" w:hAnsi="Arial Unicode MS" w:cs="Arial Unicode MS"/>
      <w:b/>
      <w:bCs/>
      <w:sz w:val="24"/>
    </w:rPr>
  </w:style>
  <w:style w:type="paragraph" w:customStyle="1" w:styleId="1-indent">
    <w:name w:val="1-indent"/>
    <w:basedOn w:val="a"/>
    <w:pPr>
      <w:tabs>
        <w:tab w:val="left" w:pos="720"/>
        <w:tab w:val="left" w:pos="1800"/>
        <w:tab w:val="left" w:pos="5040"/>
        <w:tab w:val="left" w:pos="5400"/>
      </w:tabs>
      <w:spacing w:before="120"/>
      <w:ind w:left="1800" w:hanging="360"/>
    </w:pPr>
  </w:style>
  <w:style w:type="paragraph" w:customStyle="1" w:styleId="xl27">
    <w:name w:val="xl27"/>
    <w:basedOn w:val="a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b/>
      <w:bCs/>
      <w:sz w:val="28"/>
      <w:szCs w:val="28"/>
    </w:rPr>
  </w:style>
  <w:style w:type="paragraph" w:customStyle="1" w:styleId="Bullets">
    <w:name w:val="Bullets"/>
    <w:basedOn w:val="a"/>
    <w:pPr>
      <w:tabs>
        <w:tab w:val="left" w:pos="1080"/>
        <w:tab w:val="left" w:pos="1440"/>
        <w:tab w:val="left" w:pos="1800"/>
      </w:tabs>
      <w:spacing w:line="280" w:lineRule="atLeast"/>
      <w:ind w:left="1800" w:hanging="360"/>
      <w:jc w:val="left"/>
    </w:pPr>
    <w:rPr>
      <w:rFonts w:ascii="Univers" w:hAnsi="Univers"/>
      <w:lang w:eastAsia="en-US"/>
    </w:rPr>
  </w:style>
  <w:style w:type="paragraph" w:customStyle="1" w:styleId="1f">
    <w:name w:val="图表目录1"/>
    <w:basedOn w:val="TOCBase"/>
    <w:pPr>
      <w:ind w:left="1440" w:hanging="360"/>
    </w:pPr>
  </w:style>
  <w:style w:type="paragraph" w:customStyle="1" w:styleId="a-indent">
    <w:name w:val="a-indent"/>
    <w:basedOn w:val="1-indent"/>
    <w:pPr>
      <w:tabs>
        <w:tab w:val="clear" w:pos="720"/>
        <w:tab w:val="clear" w:pos="1800"/>
        <w:tab w:val="clear" w:pos="5040"/>
        <w:tab w:val="clear" w:pos="5400"/>
      </w:tabs>
      <w:ind w:left="720" w:hanging="216"/>
    </w:pPr>
    <w:rPr>
      <w:b/>
      <w:i/>
      <w:sz w:val="22"/>
    </w:rPr>
  </w:style>
  <w:style w:type="paragraph" w:customStyle="1" w:styleId="AIOCNORMAL">
    <w:name w:val="AIOC NORMAL"/>
    <w:basedOn w:val="ABLOCKPARA"/>
    <w:pPr>
      <w:tabs>
        <w:tab w:val="left" w:pos="1440"/>
      </w:tabs>
      <w:jc w:val="left"/>
    </w:pPr>
  </w:style>
  <w:style w:type="paragraph" w:customStyle="1" w:styleId="xl30">
    <w:name w:val="xl30"/>
    <w:basedOn w:val="a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 Unicode MS" w:eastAsia="Arial Unicode MS" w:hAnsi="Arial Unicode MS" w:cs="Arial Unicode MS"/>
      <w:sz w:val="24"/>
    </w:rPr>
  </w:style>
  <w:style w:type="paragraph" w:customStyle="1" w:styleId="6H6LegalLevel1BOD4h6ThirdSubheadingPIM6Bullet">
    <w:name w:val="样式 标题 6H6Legal Level 1.BOD 4h6Third SubheadingPIM 6Bullet..."/>
    <w:basedOn w:val="a"/>
    <w:pPr>
      <w:tabs>
        <w:tab w:val="left" w:pos="425"/>
        <w:tab w:val="left" w:pos="4320"/>
      </w:tabs>
      <w:ind w:left="4320" w:hanging="360"/>
    </w:pPr>
  </w:style>
  <w:style w:type="paragraph" w:customStyle="1" w:styleId="xl34">
    <w:name w:val="xl34"/>
    <w:basedOn w:val="a"/>
    <w:pPr>
      <w:spacing w:before="100" w:beforeAutospacing="1" w:after="100" w:afterAutospacing="1"/>
      <w:jc w:val="left"/>
      <w:textAlignment w:val="top"/>
    </w:pPr>
    <w:rPr>
      <w:rFonts w:ascii="Arial Unicode MS" w:eastAsia="Arial Unicode MS" w:hAnsi="Arial Unicode MS" w:cs="Arial Unicode MS"/>
      <w:b/>
      <w:bCs/>
      <w:sz w:val="24"/>
    </w:rPr>
  </w:style>
  <w:style w:type="paragraph" w:customStyle="1" w:styleId="TableBullet">
    <w:name w:val="Table Bullet"/>
    <w:basedOn w:val="a"/>
    <w:pPr>
      <w:tabs>
        <w:tab w:val="left" w:pos="360"/>
      </w:tabs>
      <w:snapToGrid w:val="0"/>
      <w:spacing w:before="120" w:line="360" w:lineRule="auto"/>
      <w:ind w:left="360" w:hanging="360"/>
      <w:jc w:val="left"/>
    </w:pPr>
    <w:rPr>
      <w:snapToGrid w:val="0"/>
      <w:color w:val="000000"/>
      <w:sz w:val="22"/>
      <w:lang w:eastAsia="en-US"/>
    </w:rPr>
  </w:style>
  <w:style w:type="paragraph" w:customStyle="1" w:styleId="Bullet2">
    <w:name w:val="Bullet 2"/>
    <w:basedOn w:val="Bullet1"/>
    <w:pPr>
      <w:tabs>
        <w:tab w:val="clear" w:pos="720"/>
        <w:tab w:val="left" w:pos="360"/>
      </w:tabs>
      <w:ind w:left="360" w:hanging="360"/>
    </w:pPr>
  </w:style>
  <w:style w:type="paragraph" w:customStyle="1" w:styleId="91">
    <w:name w:val="索引 91"/>
    <w:basedOn w:val="a"/>
    <w:next w:val="a"/>
    <w:pPr>
      <w:widowControl w:val="0"/>
      <w:spacing w:after="0"/>
      <w:ind w:leftChars="1600" w:left="1600"/>
    </w:pPr>
    <w:rPr>
      <w:rFonts w:ascii="Times New Roman" w:eastAsia="楷体_GB2312" w:hAnsi="Times New Roman"/>
      <w:kern w:val="2"/>
      <w:szCs w:val="24"/>
    </w:rPr>
  </w:style>
  <w:style w:type="paragraph" w:customStyle="1" w:styleId="xl33">
    <w:name w:val="xl33"/>
    <w:basedOn w:val="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CC00"/>
      <w:spacing w:before="100" w:beforeAutospacing="1" w:after="100" w:afterAutospacing="1"/>
      <w:jc w:val="center"/>
      <w:textAlignment w:val="top"/>
    </w:pPr>
    <w:rPr>
      <w:rFonts w:ascii="Arial Unicode MS" w:eastAsia="Arial Unicode MS" w:hAnsi="Arial Unicode MS" w:cs="Arial Unicode MS"/>
      <w:b/>
      <w:bCs/>
      <w:sz w:val="24"/>
    </w:rPr>
  </w:style>
  <w:style w:type="paragraph" w:customStyle="1" w:styleId="A0b">
    <w:name w:val="A0b"/>
    <w:basedOn w:val="a"/>
    <w:pPr>
      <w:tabs>
        <w:tab w:val="left" w:pos="1080"/>
      </w:tabs>
      <w:ind w:left="1080" w:hanging="360"/>
    </w:pPr>
    <w:rPr>
      <w:rFonts w:eastAsia="PMingLiU"/>
      <w:szCs w:val="10"/>
      <w:lang w:eastAsia="zh-TW"/>
    </w:rPr>
  </w:style>
  <w:style w:type="paragraph" w:customStyle="1" w:styleId="2AttributeHeading2h2h21Alt2Alt21Alt22Sub0">
    <w:name w:val="标题 2Attribute Heading 2h2h21(Alt+2)(Alt+2)1(Alt+2)2Sub..."/>
    <w:basedOn w:val="2"/>
    <w:pPr>
      <w:numPr>
        <w:numId w:val="0"/>
      </w:numPr>
    </w:pPr>
  </w:style>
  <w:style w:type="paragraph" w:customStyle="1" w:styleId="Bullet6">
    <w:name w:val="Bullet 6"/>
    <w:basedOn w:val="a"/>
    <w:pPr>
      <w:spacing w:before="120"/>
      <w:ind w:left="1368" w:hanging="288"/>
      <w:jc w:val="left"/>
    </w:pPr>
  </w:style>
  <w:style w:type="paragraph" w:customStyle="1" w:styleId="Captiontext">
    <w:name w:val="Caption text"/>
    <w:basedOn w:val="a"/>
    <w:pPr>
      <w:tabs>
        <w:tab w:val="left" w:pos="936"/>
        <w:tab w:val="left" w:pos="1080"/>
      </w:tabs>
      <w:spacing w:line="280" w:lineRule="atLeast"/>
      <w:ind w:left="3600" w:hanging="3600"/>
      <w:jc w:val="center"/>
    </w:pPr>
    <w:rPr>
      <w:rFonts w:ascii="Univers" w:eastAsia="Times New Roman" w:hAnsi="Univers"/>
      <w:i/>
      <w:sz w:val="16"/>
      <w:lang w:eastAsia="en-US"/>
    </w:rPr>
  </w:style>
  <w:style w:type="paragraph" w:customStyle="1" w:styleId="1H1PIM1h1h11heading1TOC1stlevelSectionHea0">
    <w:name w:val="样式 标题 1H1第 ？ 章PIM 1h1h11heading 1TOC1st levelSection Hea... + 行距..."/>
    <w:basedOn w:val="1H1PIM1h1h11heading1TOC1stlevelSectionHea"/>
    <w:pPr>
      <w:tabs>
        <w:tab w:val="clear" w:pos="3600"/>
      </w:tabs>
      <w:spacing w:line="240" w:lineRule="auto"/>
    </w:pPr>
    <w:rPr>
      <w:rFonts w:cs="宋体"/>
      <w:szCs w:val="20"/>
    </w:rPr>
  </w:style>
  <w:style w:type="paragraph" w:customStyle="1" w:styleId="MainHeader">
    <w:name w:val="Main Header"/>
    <w:basedOn w:val="a"/>
    <w:pPr>
      <w:tabs>
        <w:tab w:val="left" w:pos="360"/>
        <w:tab w:val="left" w:pos="1080"/>
      </w:tabs>
      <w:ind w:left="900" w:right="680" w:hanging="900"/>
    </w:pPr>
    <w:rPr>
      <w:rFonts w:ascii="Times" w:hAnsi="Times"/>
      <w:b/>
      <w:caps/>
      <w:sz w:val="24"/>
      <w:u w:val="single"/>
    </w:rPr>
  </w:style>
  <w:style w:type="paragraph" w:customStyle="1" w:styleId="81">
    <w:name w:val="索引 81"/>
    <w:basedOn w:val="a"/>
    <w:next w:val="a"/>
    <w:pPr>
      <w:widowControl w:val="0"/>
      <w:spacing w:after="0"/>
      <w:ind w:leftChars="1400" w:left="1400"/>
    </w:pPr>
    <w:rPr>
      <w:rFonts w:ascii="Times New Roman" w:eastAsia="楷体_GB2312" w:hAnsi="Times New Roman"/>
      <w:kern w:val="2"/>
      <w:szCs w:val="24"/>
    </w:rPr>
  </w:style>
  <w:style w:type="paragraph" w:customStyle="1" w:styleId="aff1">
    <w:name w:val="样式"/>
    <w:basedOn w:val="a"/>
    <w:next w:val="17"/>
    <w:pPr>
      <w:widowControl w:val="0"/>
      <w:spacing w:after="0"/>
    </w:pPr>
    <w:rPr>
      <w:rFonts w:ascii="宋体" w:hAnsi="Courier New"/>
      <w:kern w:val="2"/>
      <w:sz w:val="21"/>
      <w:szCs w:val="21"/>
    </w:rPr>
  </w:style>
  <w:style w:type="paragraph" w:customStyle="1" w:styleId="Indent3">
    <w:name w:val="Indent 3"/>
    <w:basedOn w:val="Indent1"/>
    <w:pPr>
      <w:ind w:left="720"/>
    </w:pPr>
  </w:style>
  <w:style w:type="paragraph" w:customStyle="1" w:styleId="H1">
    <w:name w:val="H 1"/>
    <w:basedOn w:val="1"/>
    <w:pPr>
      <w:tabs>
        <w:tab w:val="clear" w:pos="3600"/>
      </w:tabs>
      <w:spacing w:before="0" w:after="120" w:line="240" w:lineRule="auto"/>
      <w:outlineLvl w:val="9"/>
    </w:pPr>
    <w:rPr>
      <w:bCs w:val="0"/>
      <w:i/>
      <w:caps/>
      <w:kern w:val="0"/>
      <w:sz w:val="24"/>
      <w:szCs w:val="20"/>
    </w:rPr>
  </w:style>
  <w:style w:type="paragraph" w:customStyle="1" w:styleId="font9">
    <w:name w:val="font9"/>
    <w:basedOn w:val="a"/>
    <w:pPr>
      <w:spacing w:before="100" w:beforeAutospacing="1" w:after="100" w:afterAutospacing="1"/>
      <w:jc w:val="left"/>
    </w:pPr>
    <w:rPr>
      <w:rFonts w:eastAsia="Arial Unicode MS"/>
      <w:sz w:val="24"/>
    </w:rPr>
  </w:style>
  <w:style w:type="paragraph" w:customStyle="1" w:styleId="CompanyName">
    <w:name w:val="Company Name"/>
    <w:basedOn w:val="a"/>
    <w:pPr>
      <w:keepNext/>
      <w:keepLines/>
      <w:overflowPunct w:val="0"/>
      <w:autoSpaceDE w:val="0"/>
      <w:autoSpaceDN w:val="0"/>
      <w:adjustRightInd w:val="0"/>
      <w:spacing w:after="0" w:line="220" w:lineRule="atLeast"/>
      <w:jc w:val="left"/>
      <w:textAlignment w:val="baseline"/>
    </w:pPr>
    <w:rPr>
      <w:rFonts w:ascii="Arial Black" w:eastAsia="楷体" w:hAnsi="Arial Black"/>
      <w:spacing w:val="-25"/>
      <w:kern w:val="28"/>
      <w:sz w:val="32"/>
      <w:szCs w:val="32"/>
    </w:rPr>
  </w:style>
  <w:style w:type="paragraph" w:customStyle="1" w:styleId="5H5heading5Level3-idashdsddh5SecondSubheading">
    <w:name w:val="样式 标题 5H5heading 5Level 3 - idashdsddh5Second Subheading..."/>
    <w:basedOn w:val="5"/>
    <w:pPr>
      <w:spacing w:line="360" w:lineRule="auto"/>
    </w:pPr>
    <w:rPr>
      <w:rFonts w:cs="宋体"/>
      <w:szCs w:val="20"/>
    </w:rPr>
  </w:style>
  <w:style w:type="paragraph" w:customStyle="1" w:styleId="Indent5">
    <w:name w:val="Indent 5"/>
    <w:basedOn w:val="Indent4"/>
    <w:pPr>
      <w:ind w:left="1440"/>
    </w:pPr>
  </w:style>
  <w:style w:type="paragraph" w:customStyle="1" w:styleId="FootnoteBase">
    <w:name w:val="Footnote Base"/>
    <w:basedOn w:val="a"/>
    <w:pPr>
      <w:keepLines/>
      <w:overflowPunct w:val="0"/>
      <w:autoSpaceDE w:val="0"/>
      <w:autoSpaceDN w:val="0"/>
      <w:adjustRightInd w:val="0"/>
      <w:spacing w:after="0" w:line="200" w:lineRule="atLeast"/>
      <w:ind w:left="1080"/>
      <w:jc w:val="left"/>
      <w:textAlignment w:val="baseline"/>
    </w:pPr>
    <w:rPr>
      <w:rFonts w:ascii="Times New Roman" w:eastAsia="楷体" w:hAnsi="Times New Roman"/>
      <w:spacing w:val="-5"/>
      <w:sz w:val="16"/>
      <w:szCs w:val="16"/>
    </w:rPr>
  </w:style>
  <w:style w:type="paragraph" w:customStyle="1" w:styleId="Alpha3">
    <w:name w:val="Alpha 3"/>
    <w:basedOn w:val="a"/>
    <w:pPr>
      <w:tabs>
        <w:tab w:val="left" w:pos="360"/>
      </w:tabs>
      <w:spacing w:before="120"/>
      <w:ind w:left="360" w:hanging="360"/>
    </w:pPr>
    <w:rPr>
      <w:lang w:eastAsia="zh-TW"/>
    </w:rPr>
  </w:style>
  <w:style w:type="paragraph" w:customStyle="1" w:styleId="TableHeading">
    <w:name w:val="Table Heading"/>
    <w:basedOn w:val="7"/>
    <w:pPr>
      <w:spacing w:before="120" w:after="60" w:line="240" w:lineRule="auto"/>
      <w:jc w:val="both"/>
    </w:pPr>
    <w:rPr>
      <w:b/>
      <w:bCs/>
      <w:smallCaps w:val="0"/>
      <w:snapToGrid w:val="0"/>
      <w:color w:val="FFFFFF"/>
      <w:kern w:val="0"/>
      <w:sz w:val="22"/>
      <w:lang w:eastAsia="en-US"/>
    </w:rPr>
  </w:style>
  <w:style w:type="paragraph" w:customStyle="1" w:styleId="Subbullet1">
    <w:name w:val="Sub bullet 1"/>
    <w:basedOn w:val="a"/>
    <w:pPr>
      <w:tabs>
        <w:tab w:val="left" w:pos="1440"/>
        <w:tab w:val="left" w:pos="2123"/>
      </w:tabs>
      <w:spacing w:line="280" w:lineRule="atLeast"/>
      <w:ind w:left="2123" w:hanging="288"/>
      <w:jc w:val="left"/>
    </w:pPr>
    <w:rPr>
      <w:rFonts w:ascii="Univers" w:hAnsi="Univers"/>
      <w:lang w:eastAsia="en-US"/>
    </w:rPr>
  </w:style>
  <w:style w:type="paragraph" w:customStyle="1" w:styleId="xl39">
    <w:name w:val="xl39"/>
    <w:basedOn w:val="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CC00"/>
      <w:spacing w:before="100" w:beforeAutospacing="1" w:after="100" w:afterAutospacing="1"/>
      <w:jc w:val="center"/>
      <w:textAlignment w:val="top"/>
    </w:pPr>
    <w:rPr>
      <w:rFonts w:eastAsia="Arial Unicode MS"/>
      <w:b/>
      <w:bCs/>
      <w:sz w:val="24"/>
    </w:rPr>
  </w:style>
  <w:style w:type="paragraph" w:customStyle="1" w:styleId="Bullet3">
    <w:name w:val="Bullet 3"/>
    <w:basedOn w:val="Bullet2"/>
  </w:style>
  <w:style w:type="paragraph" w:customStyle="1" w:styleId="xTOC4">
    <w:name w:val="xTOC4"/>
    <w:basedOn w:val="xTOC3"/>
    <w:next w:val="xBody1"/>
    <w:rPr>
      <w:b w:val="0"/>
      <w:bCs w:val="0"/>
      <w:i/>
      <w:iCs/>
    </w:rPr>
  </w:style>
  <w:style w:type="paragraph" w:customStyle="1" w:styleId="6H6LegalLevel1BOD4h6ThirdSubheadingPIM6Bullet1">
    <w:name w:val="样式 标题 6H6Legal Level 1.BOD 4h6Third SubheadingPIM 6Bullet...1"/>
    <w:basedOn w:val="6"/>
    <w:pPr>
      <w:tabs>
        <w:tab w:val="clear" w:pos="1151"/>
      </w:tabs>
    </w:pPr>
    <w:rPr>
      <w:iCs/>
    </w:rPr>
  </w:style>
  <w:style w:type="paragraph" w:customStyle="1" w:styleId="25">
    <w:name w:val="样式2"/>
    <w:basedOn w:val="6"/>
    <w:pPr>
      <w:numPr>
        <w:numId w:val="0"/>
      </w:numPr>
    </w:pPr>
    <w:rPr>
      <w:b/>
      <w:szCs w:val="24"/>
    </w:rPr>
  </w:style>
  <w:style w:type="paragraph" w:customStyle="1" w:styleId="-110">
    <w:name w:val="彩色底纹 - 强调文字颜色 11"/>
    <w:uiPriority w:val="71"/>
    <w:rPr>
      <w:rFonts w:ascii="Book Antiqua" w:hAnsi="Book Antiqua"/>
    </w:rPr>
  </w:style>
  <w:style w:type="paragraph" w:customStyle="1" w:styleId="BodyTextch">
    <w:name w:val="Body Text(ch)"/>
    <w:basedOn w:val="a"/>
    <w:next w:val="a0"/>
    <w:pPr>
      <w:spacing w:line="360" w:lineRule="auto"/>
      <w:ind w:firstLineChars="200" w:firstLine="480"/>
    </w:pPr>
    <w:rPr>
      <w:rFonts w:ascii="楷体_GB2312" w:hAnsi="Times"/>
      <w:sz w:val="24"/>
    </w:rPr>
  </w:style>
  <w:style w:type="paragraph" w:customStyle="1" w:styleId="aff2">
    <w:name w:val="业务规则二级"/>
    <w:basedOn w:val="a"/>
    <w:next w:val="a"/>
    <w:uiPriority w:val="99"/>
    <w:pPr>
      <w:widowControl w:val="0"/>
      <w:spacing w:after="0" w:line="360" w:lineRule="auto"/>
      <w:ind w:left="720"/>
    </w:pPr>
    <w:rPr>
      <w:rFonts w:ascii="宋体" w:eastAsia="仿宋" w:hAnsi="宋体"/>
      <w:kern w:val="2"/>
      <w:sz w:val="28"/>
      <w:szCs w:val="22"/>
    </w:rPr>
  </w:style>
  <w:style w:type="paragraph" w:customStyle="1" w:styleId="33">
    <w:name w:val="列出段落3"/>
    <w:basedOn w:val="a"/>
    <w:uiPriority w:val="99"/>
    <w:qFormat/>
    <w:pPr>
      <w:ind w:firstLineChars="200" w:firstLine="420"/>
    </w:pPr>
  </w:style>
  <w:style w:type="paragraph" w:customStyle="1" w:styleId="42">
    <w:name w:val="索引 42"/>
    <w:basedOn w:val="a"/>
    <w:next w:val="a"/>
    <w:pPr>
      <w:widowControl w:val="0"/>
      <w:spacing w:after="0"/>
      <w:ind w:leftChars="600" w:left="600"/>
    </w:pPr>
    <w:rPr>
      <w:rFonts w:ascii="Times New Roman" w:eastAsia="楷体_GB2312" w:hAnsi="Times New Roman"/>
      <w:kern w:val="2"/>
      <w:szCs w:val="24"/>
    </w:rPr>
  </w:style>
  <w:style w:type="paragraph" w:customStyle="1" w:styleId="26">
    <w:name w:val="正文缩进2"/>
    <w:basedOn w:val="a"/>
    <w:pPr>
      <w:spacing w:line="360" w:lineRule="auto"/>
      <w:ind w:firstLine="420"/>
    </w:pPr>
    <w:rPr>
      <w:sz w:val="24"/>
    </w:rPr>
  </w:style>
  <w:style w:type="paragraph" w:customStyle="1" w:styleId="27">
    <w:name w:val="文档结构图2"/>
    <w:basedOn w:val="a"/>
    <w:pPr>
      <w:shd w:val="clear" w:color="auto" w:fill="000080"/>
    </w:pPr>
    <w:rPr>
      <w:shd w:val="clear" w:color="auto" w:fill="000080"/>
    </w:rPr>
  </w:style>
  <w:style w:type="paragraph" w:customStyle="1" w:styleId="28">
    <w:name w:val="普通(网站)2"/>
    <w:basedOn w:val="a"/>
    <w:pPr>
      <w:spacing w:before="100" w:beforeAutospacing="1" w:after="100" w:afterAutospacing="1"/>
      <w:jc w:val="left"/>
    </w:pPr>
    <w:rPr>
      <w:rFonts w:ascii="宋体" w:hAnsi="宋体"/>
      <w:sz w:val="24"/>
    </w:rPr>
  </w:style>
  <w:style w:type="paragraph" w:customStyle="1" w:styleId="320">
    <w:name w:val="正文文本缩进 32"/>
    <w:basedOn w:val="a"/>
    <w:pPr>
      <w:spacing w:line="360" w:lineRule="auto"/>
      <w:ind w:firstLine="420"/>
      <w:jc w:val="left"/>
    </w:pPr>
    <w:rPr>
      <w:sz w:val="24"/>
    </w:rPr>
  </w:style>
  <w:style w:type="paragraph" w:customStyle="1" w:styleId="62">
    <w:name w:val="索引 62"/>
    <w:basedOn w:val="a"/>
    <w:next w:val="a"/>
    <w:pPr>
      <w:widowControl w:val="0"/>
      <w:spacing w:after="0"/>
      <w:ind w:leftChars="1000" w:left="1000"/>
    </w:pPr>
    <w:rPr>
      <w:rFonts w:ascii="Times New Roman" w:eastAsia="楷体_GB2312" w:hAnsi="Times New Roman"/>
      <w:kern w:val="2"/>
      <w:szCs w:val="24"/>
    </w:rPr>
  </w:style>
  <w:style w:type="paragraph" w:customStyle="1" w:styleId="120">
    <w:name w:val="索引 12"/>
    <w:basedOn w:val="a"/>
    <w:next w:val="a"/>
  </w:style>
  <w:style w:type="paragraph" w:customStyle="1" w:styleId="72">
    <w:name w:val="索引 72"/>
    <w:basedOn w:val="a"/>
    <w:next w:val="a"/>
    <w:pPr>
      <w:widowControl w:val="0"/>
      <w:spacing w:after="0"/>
      <w:ind w:leftChars="1200" w:left="1200"/>
    </w:pPr>
    <w:rPr>
      <w:rFonts w:ascii="Times New Roman" w:eastAsia="楷体_GB2312" w:hAnsi="Times New Roman"/>
      <w:kern w:val="2"/>
      <w:szCs w:val="24"/>
    </w:rPr>
  </w:style>
  <w:style w:type="paragraph" w:customStyle="1" w:styleId="321">
    <w:name w:val="索引 32"/>
    <w:basedOn w:val="a"/>
    <w:next w:val="a"/>
    <w:pPr>
      <w:widowControl w:val="0"/>
      <w:spacing w:after="0"/>
      <w:ind w:leftChars="400" w:left="400"/>
    </w:pPr>
    <w:rPr>
      <w:rFonts w:ascii="Times New Roman" w:eastAsia="楷体_GB2312" w:hAnsi="Times New Roman"/>
      <w:kern w:val="2"/>
      <w:szCs w:val="24"/>
    </w:rPr>
  </w:style>
  <w:style w:type="paragraph" w:customStyle="1" w:styleId="220">
    <w:name w:val="索引 22"/>
    <w:basedOn w:val="a"/>
    <w:next w:val="a"/>
    <w:pPr>
      <w:widowControl w:val="0"/>
      <w:spacing w:after="0"/>
      <w:ind w:leftChars="200" w:left="200"/>
    </w:pPr>
    <w:rPr>
      <w:rFonts w:ascii="Times New Roman" w:eastAsia="楷体_GB2312" w:hAnsi="Times New Roman"/>
      <w:kern w:val="2"/>
      <w:szCs w:val="24"/>
    </w:rPr>
  </w:style>
  <w:style w:type="paragraph" w:customStyle="1" w:styleId="29">
    <w:name w:val="纯文本2"/>
    <w:basedOn w:val="a"/>
    <w:pPr>
      <w:widowControl w:val="0"/>
      <w:adjustRightInd w:val="0"/>
      <w:spacing w:after="0"/>
    </w:pPr>
    <w:rPr>
      <w:rFonts w:ascii="宋体" w:hAnsi="Courier New"/>
    </w:rPr>
  </w:style>
  <w:style w:type="paragraph" w:customStyle="1" w:styleId="2a">
    <w:name w:val="索引标题2"/>
    <w:basedOn w:val="a"/>
    <w:next w:val="120"/>
    <w:pPr>
      <w:widowControl w:val="0"/>
      <w:spacing w:after="0"/>
    </w:pPr>
    <w:rPr>
      <w:rFonts w:ascii="Times New Roman" w:eastAsia="楷体_GB2312" w:hAnsi="Times New Roman"/>
      <w:kern w:val="2"/>
      <w:szCs w:val="24"/>
    </w:rPr>
  </w:style>
  <w:style w:type="paragraph" w:customStyle="1" w:styleId="312">
    <w:name w:val="列出段落31"/>
    <w:basedOn w:val="a"/>
    <w:uiPriority w:val="34"/>
    <w:qFormat/>
    <w:pPr>
      <w:ind w:firstLineChars="200" w:firstLine="420"/>
    </w:pPr>
  </w:style>
  <w:style w:type="paragraph" w:customStyle="1" w:styleId="221">
    <w:name w:val="正文文本 22"/>
    <w:basedOn w:val="a"/>
    <w:rPr>
      <w:color w:val="FF0000"/>
      <w:sz w:val="28"/>
    </w:rPr>
  </w:style>
  <w:style w:type="paragraph" w:customStyle="1" w:styleId="2b">
    <w:name w:val="正文文本缩进2"/>
    <w:basedOn w:val="a"/>
    <w:pPr>
      <w:ind w:firstLine="480"/>
    </w:pPr>
    <w:rPr>
      <w:sz w:val="24"/>
    </w:rPr>
  </w:style>
  <w:style w:type="paragraph" w:customStyle="1" w:styleId="2c">
    <w:name w:val="正文首行缩进2"/>
    <w:basedOn w:val="a0"/>
    <w:pPr>
      <w:ind w:firstLineChars="100" w:firstLine="420"/>
    </w:pPr>
    <w:rPr>
      <w:snapToGrid w:val="0"/>
      <w:color w:val="FF0000"/>
      <w:lang w:eastAsia="en-US"/>
    </w:rPr>
  </w:style>
  <w:style w:type="paragraph" w:customStyle="1" w:styleId="52">
    <w:name w:val="索引 52"/>
    <w:basedOn w:val="a"/>
    <w:next w:val="a"/>
    <w:pPr>
      <w:widowControl w:val="0"/>
      <w:spacing w:after="0"/>
      <w:ind w:leftChars="800" w:left="800"/>
    </w:pPr>
    <w:rPr>
      <w:rFonts w:ascii="Times New Roman" w:eastAsia="楷体_GB2312" w:hAnsi="Times New Roman"/>
      <w:kern w:val="2"/>
      <w:szCs w:val="24"/>
    </w:rPr>
  </w:style>
  <w:style w:type="paragraph" w:customStyle="1" w:styleId="222">
    <w:name w:val="正文文本缩进 22"/>
    <w:basedOn w:val="a"/>
    <w:pPr>
      <w:spacing w:line="360" w:lineRule="auto"/>
      <w:ind w:firstLine="420"/>
    </w:pPr>
    <w:rPr>
      <w:rFonts w:ascii="Arial" w:hAnsi="Arial"/>
      <w:sz w:val="24"/>
    </w:rPr>
  </w:style>
  <w:style w:type="paragraph" w:customStyle="1" w:styleId="2d">
    <w:name w:val="图表目录2"/>
    <w:basedOn w:val="TOCBase"/>
    <w:pPr>
      <w:ind w:left="1440" w:hanging="360"/>
    </w:pPr>
  </w:style>
  <w:style w:type="paragraph" w:customStyle="1" w:styleId="92">
    <w:name w:val="索引 92"/>
    <w:basedOn w:val="a"/>
    <w:next w:val="a"/>
    <w:pPr>
      <w:widowControl w:val="0"/>
      <w:spacing w:after="0"/>
      <w:ind w:leftChars="1600" w:left="1600"/>
    </w:pPr>
    <w:rPr>
      <w:rFonts w:ascii="Times New Roman" w:eastAsia="楷体_GB2312" w:hAnsi="Times New Roman"/>
      <w:kern w:val="2"/>
      <w:szCs w:val="24"/>
    </w:rPr>
  </w:style>
  <w:style w:type="paragraph" w:customStyle="1" w:styleId="82">
    <w:name w:val="索引 82"/>
    <w:basedOn w:val="a"/>
    <w:next w:val="a"/>
    <w:pPr>
      <w:widowControl w:val="0"/>
      <w:spacing w:after="0"/>
      <w:ind w:leftChars="1400" w:left="1400"/>
    </w:pPr>
    <w:rPr>
      <w:rFonts w:ascii="Times New Roman" w:eastAsia="楷体_GB2312" w:hAnsi="Times New Roman"/>
      <w:kern w:val="2"/>
      <w:szCs w:val="24"/>
    </w:rPr>
  </w:style>
  <w:style w:type="paragraph" w:customStyle="1" w:styleId="322">
    <w:name w:val="正文文本 32"/>
    <w:basedOn w:val="a"/>
    <w:rPr>
      <w:sz w:val="24"/>
    </w:rPr>
  </w:style>
  <w:style w:type="paragraph" w:customStyle="1" w:styleId="2e">
    <w:name w:val="批注主题2"/>
    <w:basedOn w:val="a5"/>
    <w:next w:val="a5"/>
    <w:rPr>
      <w:b/>
      <w:bCs/>
    </w:rPr>
  </w:style>
  <w:style w:type="paragraph" w:customStyle="1" w:styleId="2f">
    <w:name w:val="日期2"/>
    <w:basedOn w:val="a"/>
    <w:next w:val="a"/>
    <w:pPr>
      <w:ind w:leftChars="2500" w:left="100"/>
    </w:pPr>
  </w:style>
  <w:style w:type="paragraph" w:customStyle="1" w:styleId="43">
    <w:name w:val="列出段落4"/>
    <w:basedOn w:val="a"/>
    <w:uiPriority w:val="99"/>
    <w:semiHidden/>
    <w:unhideWhenUsed/>
    <w:pPr>
      <w:ind w:firstLineChars="200" w:firstLine="420"/>
    </w:pPr>
  </w:style>
  <w:style w:type="character" w:customStyle="1" w:styleId="1Char">
    <w:name w:val="标题 1 Char"/>
    <w:link w:val="1"/>
    <w:uiPriority w:val="99"/>
    <w:rPr>
      <w:rFonts w:ascii="Book Antiqua" w:hAnsi="Book Antiqua"/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9"/>
    <w:rPr>
      <w:rFonts w:ascii="Arial" w:hAnsi="Arial"/>
      <w:b/>
      <w:bCs/>
      <w:sz w:val="32"/>
      <w:szCs w:val="32"/>
    </w:rPr>
  </w:style>
  <w:style w:type="character" w:customStyle="1" w:styleId="3Char">
    <w:name w:val="标题 3 Char"/>
    <w:link w:val="3"/>
    <w:uiPriority w:val="99"/>
    <w:rPr>
      <w:rFonts w:ascii="Arial" w:hAnsi="Arial"/>
      <w:b/>
      <w:bCs/>
      <w:sz w:val="30"/>
      <w:szCs w:val="30"/>
    </w:rPr>
  </w:style>
  <w:style w:type="character" w:customStyle="1" w:styleId="4Char">
    <w:name w:val="标题 4 Char"/>
    <w:link w:val="4"/>
    <w:uiPriority w:val="99"/>
    <w:rPr>
      <w:rFonts w:ascii="Arial" w:hAnsi="Arial"/>
      <w:b/>
      <w:bCs/>
      <w:spacing w:val="5"/>
      <w:kern w:val="20"/>
      <w:sz w:val="28"/>
      <w:szCs w:val="28"/>
    </w:rPr>
  </w:style>
  <w:style w:type="character" w:customStyle="1" w:styleId="5Char">
    <w:name w:val="标题 5 Char"/>
    <w:link w:val="5"/>
    <w:uiPriority w:val="99"/>
    <w:rPr>
      <w:rFonts w:ascii="Arial" w:hAnsi="Arial"/>
      <w:b/>
      <w:bCs/>
      <w:sz w:val="24"/>
      <w:szCs w:val="24"/>
    </w:rPr>
  </w:style>
  <w:style w:type="character" w:customStyle="1" w:styleId="Char">
    <w:name w:val="正文文本 Char"/>
    <w:link w:val="a0"/>
    <w:rPr>
      <w:rFonts w:ascii="Book Antiqua" w:hAnsi="Book Antiqua"/>
    </w:rPr>
  </w:style>
  <w:style w:type="character" w:customStyle="1" w:styleId="6Char">
    <w:name w:val="标题 6 Char"/>
    <w:link w:val="6"/>
    <w:rPr>
      <w:rFonts w:ascii="Book Antiqua" w:hAnsi="Book Antiqua"/>
      <w:i/>
      <w:spacing w:val="5"/>
      <w:kern w:val="20"/>
    </w:rPr>
  </w:style>
  <w:style w:type="character" w:customStyle="1" w:styleId="7Char">
    <w:name w:val="标题 7 Char"/>
    <w:link w:val="7"/>
    <w:rPr>
      <w:rFonts w:ascii="Book Antiqua" w:hAnsi="Book Antiqua"/>
      <w:smallCaps/>
      <w:kern w:val="20"/>
    </w:rPr>
  </w:style>
  <w:style w:type="character" w:customStyle="1" w:styleId="8Char">
    <w:name w:val="标题 8 Char"/>
    <w:link w:val="8"/>
    <w:rPr>
      <w:rFonts w:ascii="Book Antiqua" w:hAnsi="Book Antiqua"/>
      <w:i/>
      <w:spacing w:val="5"/>
      <w:kern w:val="20"/>
      <w:sz w:val="24"/>
    </w:rPr>
  </w:style>
  <w:style w:type="character" w:customStyle="1" w:styleId="9Char">
    <w:name w:val="标题 9 Char"/>
    <w:link w:val="9"/>
    <w:rPr>
      <w:rFonts w:ascii="Book Antiqua" w:hAnsi="Book Antiqua"/>
      <w:spacing w:val="-5"/>
      <w:kern w:val="20"/>
      <w:sz w:val="24"/>
    </w:rPr>
  </w:style>
  <w:style w:type="character" w:customStyle="1" w:styleId="Char5">
    <w:name w:val="标题 Char"/>
    <w:link w:val="af0"/>
    <w:rPr>
      <w:rFonts w:ascii="Book Antiqua" w:eastAsia="宋体" w:hAnsi="Book Antiqua" w:cs="Times New Roman"/>
      <w:b/>
      <w:bCs/>
      <w:i/>
      <w:iCs/>
      <w:kern w:val="0"/>
      <w:sz w:val="28"/>
      <w:szCs w:val="20"/>
      <w:u w:val="single"/>
      <w:lang w:eastAsia="en-US"/>
    </w:rPr>
  </w:style>
  <w:style w:type="character" w:customStyle="1" w:styleId="Char6">
    <w:name w:val="标准正文 Char"/>
    <w:link w:val="af7"/>
    <w:qFormat/>
    <w:rPr>
      <w:sz w:val="24"/>
      <w:szCs w:val="24"/>
    </w:rPr>
  </w:style>
  <w:style w:type="character" w:customStyle="1" w:styleId="CharCharCharCharCharCharChar">
    <w:name w:val="正文(不缩进) 五号 Char Char Char Char Char Char Char"/>
    <w:rPr>
      <w:rFonts w:ascii="Arial" w:eastAsia="宋体" w:hAnsi="Arial" w:cs="宋体"/>
      <w:sz w:val="21"/>
      <w:lang w:val="en-US" w:eastAsia="zh-CN"/>
    </w:rPr>
  </w:style>
  <w:style w:type="character" w:customStyle="1" w:styleId="Char7">
    <w:name w:val="正文文本缩进 Char"/>
    <w:link w:val="12"/>
    <w:rPr>
      <w:rFonts w:ascii="Book Antiqua" w:hAnsi="Book Antiqua"/>
      <w:sz w:val="24"/>
    </w:rPr>
  </w:style>
  <w:style w:type="character" w:customStyle="1" w:styleId="fontff1">
    <w:name w:val="font_ff1"/>
    <w:rPr>
      <w:rFonts w:ascii="ˎ̥" w:hAnsi="ˎ̥" w:hint="default"/>
      <w:color w:val="FF0000"/>
      <w:sz w:val="18"/>
      <w:szCs w:val="18"/>
      <w:u w:val="none"/>
    </w:rPr>
  </w:style>
  <w:style w:type="character" w:customStyle="1" w:styleId="2Char0">
    <w:name w:val="正文文本缩进 2 Char"/>
    <w:link w:val="21"/>
    <w:rPr>
      <w:rFonts w:ascii="Arial" w:hAnsi="Arial" w:cs="Arial"/>
      <w:sz w:val="24"/>
    </w:rPr>
  </w:style>
  <w:style w:type="character" w:customStyle="1" w:styleId="xBody1CharCharCharCharChar">
    <w:name w:val="xBody1 Char Char Char Char Char"/>
    <w:rPr>
      <w:rFonts w:ascii="Book Antiqua" w:eastAsia="PMingLiU" w:hAnsi="Book Antiqua"/>
      <w:sz w:val="22"/>
      <w:lang w:val="en-US" w:eastAsia="zh-TW"/>
    </w:rPr>
  </w:style>
  <w:style w:type="character" w:customStyle="1" w:styleId="Char8">
    <w:name w:val="批注主题 Char"/>
    <w:link w:val="13"/>
    <w:rPr>
      <w:rFonts w:ascii="Book Antiqua" w:hAnsi="Book Antiqua"/>
      <w:b/>
      <w:bCs/>
    </w:rPr>
  </w:style>
  <w:style w:type="character" w:customStyle="1" w:styleId="Char10">
    <w:name w:val="批注文字 Char1"/>
    <w:link w:val="a5"/>
    <w:uiPriority w:val="99"/>
    <w:semiHidden/>
    <w:rPr>
      <w:rFonts w:ascii="Book Antiqua" w:hAnsi="Book Antiqua"/>
    </w:rPr>
  </w:style>
  <w:style w:type="character" w:customStyle="1" w:styleId="2Char1">
    <w:name w:val="正文文本 2 Char"/>
    <w:link w:val="210"/>
    <w:rPr>
      <w:rFonts w:ascii="Book Antiqua" w:hAnsi="Book Antiqua"/>
      <w:color w:val="FF0000"/>
      <w:sz w:val="28"/>
    </w:rPr>
  </w:style>
  <w:style w:type="character" w:customStyle="1" w:styleId="xBody1CharCharCharCharCharCharCharChar">
    <w:name w:val="xBody1 Char Char Char Char Char Char Char Char"/>
    <w:rPr>
      <w:rFonts w:ascii="Book Antiqua" w:eastAsia="PMingLiU" w:hAnsi="Book Antiqua"/>
      <w:lang w:val="en-US" w:eastAsia="zh-TW"/>
    </w:rPr>
  </w:style>
  <w:style w:type="character" w:customStyle="1" w:styleId="Char0">
    <w:name w:val="批注框文本 Char"/>
    <w:link w:val="ab"/>
    <w:rPr>
      <w:rFonts w:ascii="Book Antiqua" w:hAnsi="Book Antiqua"/>
      <w:sz w:val="18"/>
      <w:szCs w:val="18"/>
    </w:rPr>
  </w:style>
  <w:style w:type="character" w:customStyle="1" w:styleId="3Char0">
    <w:name w:val="正文文本 3 Char"/>
    <w:link w:val="31"/>
    <w:rPr>
      <w:rFonts w:ascii="Book Antiqua" w:hAnsi="Book Antiqua"/>
      <w:sz w:val="24"/>
    </w:rPr>
  </w:style>
  <w:style w:type="character" w:customStyle="1" w:styleId="Char9">
    <w:name w:val="日期 Char"/>
    <w:link w:val="14"/>
    <w:rPr>
      <w:rFonts w:ascii="Book Antiqua" w:hAnsi="Book Antiqua"/>
    </w:rPr>
  </w:style>
  <w:style w:type="character" w:customStyle="1" w:styleId="CharChar">
    <w:name w:val="重点(不缩进) 五号 Char Char"/>
    <w:rPr>
      <w:rFonts w:ascii="Arial" w:eastAsia="宋体" w:hAnsi="Arial" w:cs="宋体"/>
      <w:b/>
      <w:sz w:val="21"/>
      <w:lang w:val="en-US" w:eastAsia="zh-CN"/>
    </w:rPr>
  </w:style>
  <w:style w:type="character" w:customStyle="1" w:styleId="1f0">
    <w:name w:val="批注引用1"/>
    <w:rPr>
      <w:sz w:val="21"/>
      <w:szCs w:val="21"/>
    </w:rPr>
  </w:style>
  <w:style w:type="character" w:customStyle="1" w:styleId="1f1">
    <w:name w:val="正文文本1"/>
    <w:rPr>
      <w:rFonts w:ascii="Book Antiqua" w:eastAsia="宋体" w:hAnsi="Book Antiqua"/>
      <w:snapToGrid w:val="0"/>
      <w:color w:val="000000"/>
      <w:sz w:val="22"/>
      <w:lang w:val="en-US" w:eastAsia="en-US"/>
    </w:rPr>
  </w:style>
  <w:style w:type="character" w:customStyle="1" w:styleId="BodyCharCharCharCharChar">
    <w:name w:val="Body Char Char Char Char Char"/>
    <w:rPr>
      <w:rFonts w:ascii="New Century Schlbk" w:eastAsia="PMingLiU" w:hAnsi="New Century Schlbk"/>
      <w:snapToGrid w:val="0"/>
      <w:sz w:val="24"/>
      <w:lang w:val="en-US" w:eastAsia="en-US"/>
    </w:rPr>
  </w:style>
  <w:style w:type="character" w:customStyle="1" w:styleId="Char3">
    <w:name w:val="页眉 Char"/>
    <w:link w:val="ad"/>
    <w:rPr>
      <w:rFonts w:ascii="Book Antiqua" w:eastAsia="PMingLiU" w:hAnsi="Book Antiqua"/>
      <w:sz w:val="24"/>
      <w:lang w:eastAsia="en-US"/>
    </w:rPr>
  </w:style>
  <w:style w:type="character" w:customStyle="1" w:styleId="BodyCharCharCharCharCharChar">
    <w:name w:val="Body Char Char Char Char Char Char"/>
    <w:rPr>
      <w:rFonts w:ascii="New Century Schlbk" w:eastAsia="PMingLiU" w:hAnsi="New Century Schlbk"/>
      <w:snapToGrid w:val="0"/>
      <w:sz w:val="24"/>
      <w:lang w:val="en-US" w:eastAsia="en-US"/>
    </w:rPr>
  </w:style>
  <w:style w:type="character" w:customStyle="1" w:styleId="1f2">
    <w:name w:val="页码1"/>
    <w:basedOn w:val="a1"/>
  </w:style>
  <w:style w:type="character" w:customStyle="1" w:styleId="Char4">
    <w:name w:val="脚注文本 Char"/>
    <w:link w:val="ae"/>
    <w:rPr>
      <w:rFonts w:ascii="Book Antiqua" w:hAnsi="Book Antiqua"/>
      <w:sz w:val="18"/>
    </w:rPr>
  </w:style>
  <w:style w:type="character" w:customStyle="1" w:styleId="CharCharCharChar">
    <w:name w:val="正文(缩进) 五号 Char Char Char Char"/>
    <w:rPr>
      <w:rFonts w:ascii="Arial" w:eastAsia="宋体" w:hAnsi="Arial" w:cs="宋体"/>
      <w:sz w:val="21"/>
      <w:lang w:val="en-US" w:eastAsia="zh-CN"/>
    </w:rPr>
  </w:style>
  <w:style w:type="character" w:customStyle="1" w:styleId="Char11">
    <w:name w:val="文档结构图 Char1"/>
    <w:link w:val="a9"/>
    <w:uiPriority w:val="99"/>
    <w:rPr>
      <w:rFonts w:ascii="宋体" w:hAnsi="Book Antiqua"/>
      <w:sz w:val="18"/>
      <w:szCs w:val="18"/>
    </w:rPr>
  </w:style>
  <w:style w:type="character" w:customStyle="1" w:styleId="Char2">
    <w:name w:val="页脚 Char"/>
    <w:link w:val="ac"/>
    <w:rPr>
      <w:rFonts w:ascii="Book Antiqua" w:hAnsi="Book Antiqua"/>
    </w:rPr>
  </w:style>
  <w:style w:type="character" w:customStyle="1" w:styleId="Chara">
    <w:name w:val="正文首行缩进 Char"/>
    <w:link w:val="15"/>
    <w:rPr>
      <w:rFonts w:ascii="Book Antiqua" w:hAnsi="Book Antiqua"/>
      <w:snapToGrid w:val="0"/>
      <w:color w:val="FF0000"/>
      <w:lang w:eastAsia="en-US"/>
    </w:rPr>
  </w:style>
  <w:style w:type="character" w:customStyle="1" w:styleId="Charb">
    <w:name w:val="文档结构图 Char"/>
    <w:link w:val="16"/>
    <w:rPr>
      <w:rFonts w:ascii="Book Antiqua" w:hAnsi="Book Antiqua"/>
      <w:shd w:val="clear" w:color="auto" w:fill="000080"/>
    </w:rPr>
  </w:style>
  <w:style w:type="character" w:customStyle="1" w:styleId="BodyTextHeading">
    <w:name w:val="Body Text Heading"/>
    <w:rPr>
      <w:u w:val="single"/>
    </w:rPr>
  </w:style>
  <w:style w:type="character" w:customStyle="1" w:styleId="H5Char">
    <w:name w:val="H5 Char"/>
    <w:rPr>
      <w:rFonts w:eastAsia="楷体_GB2312"/>
      <w:b/>
      <w:bCs/>
      <w:kern w:val="2"/>
      <w:sz w:val="28"/>
      <w:szCs w:val="28"/>
      <w:lang w:val="en-US" w:eastAsia="zh-CN"/>
    </w:rPr>
  </w:style>
  <w:style w:type="character" w:customStyle="1" w:styleId="Char13">
    <w:name w:val="正文(缩进) 五号 Char1"/>
    <w:rPr>
      <w:rFonts w:ascii="Arial" w:eastAsia="宋体" w:hAnsi="Arial" w:cs="宋体"/>
      <w:sz w:val="21"/>
      <w:lang w:val="en-US" w:eastAsia="zh-CN"/>
    </w:rPr>
  </w:style>
  <w:style w:type="character" w:customStyle="1" w:styleId="bod1">
    <w:name w:val="bod1"/>
    <w:rPr>
      <w:rFonts w:ascii="Arial" w:hAnsi="Arial" w:cs="Arial" w:hint="default"/>
      <w:sz w:val="18"/>
      <w:szCs w:val="18"/>
    </w:rPr>
  </w:style>
  <w:style w:type="character" w:customStyle="1" w:styleId="H3Char">
    <w:name w:val="H3 Char"/>
    <w:rPr>
      <w:rFonts w:ascii="Arial" w:eastAsia="宋体" w:hAnsi="Arial"/>
      <w:b/>
      <w:bCs/>
      <w:sz w:val="30"/>
      <w:szCs w:val="30"/>
      <w:lang w:val="en-US" w:eastAsia="zh-CN"/>
    </w:rPr>
  </w:style>
  <w:style w:type="character" w:customStyle="1" w:styleId="Chard">
    <w:name w:val="批注文字 Char"/>
    <w:rPr>
      <w:rFonts w:ascii="Book Antiqua" w:eastAsia="宋体" w:hAnsi="Book Antiqua" w:cs="Times New Roman"/>
      <w:kern w:val="0"/>
      <w:sz w:val="20"/>
      <w:szCs w:val="20"/>
    </w:rPr>
  </w:style>
  <w:style w:type="character" w:customStyle="1" w:styleId="Charc">
    <w:name w:val="纯文本 Char"/>
    <w:link w:val="17"/>
    <w:rPr>
      <w:rFonts w:ascii="宋体" w:hAnsi="Courier New"/>
    </w:rPr>
  </w:style>
  <w:style w:type="character" w:customStyle="1" w:styleId="Char1">
    <w:name w:val="批注主题 Char1"/>
    <w:link w:val="a4"/>
    <w:uiPriority w:val="99"/>
    <w:rPr>
      <w:rFonts w:ascii="Book Antiqua" w:hAnsi="Book Antiqua"/>
      <w:b/>
      <w:bCs/>
    </w:rPr>
  </w:style>
  <w:style w:type="character" w:customStyle="1" w:styleId="3Char1">
    <w:name w:val="正文文本缩进 3 Char"/>
    <w:link w:val="310"/>
    <w:rPr>
      <w:rFonts w:ascii="Book Antiqua" w:hAnsi="Book Antiqua"/>
      <w:sz w:val="24"/>
    </w:rPr>
  </w:style>
  <w:style w:type="character" w:customStyle="1" w:styleId="CharChar0">
    <w:name w:val="正文(不缩进) 五号 Char Char"/>
    <w:rPr>
      <w:rFonts w:ascii="Arial" w:eastAsia="宋体" w:hAnsi="Arial" w:cs="宋体"/>
      <w:sz w:val="21"/>
      <w:lang w:val="en-US" w:eastAsia="zh-CN"/>
    </w:rPr>
  </w:style>
  <w:style w:type="character" w:customStyle="1" w:styleId="Char20">
    <w:name w:val="批注主题 Char2"/>
    <w:uiPriority w:val="99"/>
    <w:semiHidden/>
    <w:rPr>
      <w:rFonts w:ascii="Book Antiqua" w:hAnsi="Book Antiqua"/>
      <w:b/>
      <w:bCs/>
    </w:rPr>
  </w:style>
  <w:style w:type="character" w:customStyle="1" w:styleId="Char14">
    <w:name w:val="批注框文本 Char1"/>
    <w:uiPriority w:val="99"/>
    <w:semiHidden/>
    <w:rPr>
      <w:rFonts w:ascii="Book Antiqua" w:hAnsi="Book Antiqua"/>
      <w:sz w:val="18"/>
      <w:szCs w:val="18"/>
    </w:rPr>
  </w:style>
  <w:style w:type="character" w:customStyle="1" w:styleId="Char21">
    <w:name w:val="文档结构图 Char2"/>
    <w:uiPriority w:val="99"/>
    <w:semiHidden/>
    <w:rPr>
      <w:rFonts w:ascii="宋体" w:hAnsi="Book Antiqua"/>
      <w:sz w:val="18"/>
      <w:szCs w:val="18"/>
    </w:rPr>
  </w:style>
  <w:style w:type="character" w:customStyle="1" w:styleId="Char15">
    <w:name w:val="页脚 Char1"/>
    <w:uiPriority w:val="99"/>
    <w:semiHidden/>
    <w:rPr>
      <w:rFonts w:ascii="Book Antiqua" w:hAnsi="Book Antiqua"/>
      <w:sz w:val="18"/>
      <w:szCs w:val="18"/>
    </w:rPr>
  </w:style>
  <w:style w:type="character" w:customStyle="1" w:styleId="Char16">
    <w:name w:val="页眉 Char1"/>
    <w:uiPriority w:val="99"/>
    <w:semiHidden/>
    <w:rPr>
      <w:rFonts w:ascii="Book Antiqua" w:hAnsi="Book Antiqua"/>
      <w:sz w:val="18"/>
      <w:szCs w:val="18"/>
    </w:rPr>
  </w:style>
  <w:style w:type="character" w:customStyle="1" w:styleId="Char17">
    <w:name w:val="脚注文本 Char1"/>
    <w:uiPriority w:val="99"/>
    <w:semiHidden/>
    <w:rPr>
      <w:rFonts w:ascii="Book Antiqua" w:hAnsi="Book Antiqua"/>
      <w:sz w:val="18"/>
      <w:szCs w:val="18"/>
    </w:rPr>
  </w:style>
  <w:style w:type="character" w:customStyle="1" w:styleId="2f0">
    <w:name w:val="批注引用2"/>
    <w:rPr>
      <w:sz w:val="21"/>
      <w:szCs w:val="21"/>
    </w:rPr>
  </w:style>
  <w:style w:type="character" w:customStyle="1" w:styleId="2f1">
    <w:name w:val="页码2"/>
    <w:basedOn w:val="a1"/>
  </w:style>
  <w:style w:type="character" w:customStyle="1" w:styleId="text8">
    <w:name w:val="text8"/>
    <w:basedOn w:val="a1"/>
  </w:style>
  <w:style w:type="character" w:customStyle="1" w:styleId="stepflowtitle2">
    <w:name w:val="step_flow_title2"/>
    <w:rPr>
      <w:b/>
      <w:bCs/>
      <w:color w:val="3172B5"/>
    </w:rPr>
  </w:style>
  <w:style w:type="character" w:customStyle="1" w:styleId="Char12">
    <w:name w:val="正文文本缩进 Char1"/>
    <w:link w:val="aa"/>
    <w:uiPriority w:val="99"/>
    <w:semiHidden/>
    <w:rPr>
      <w:rFonts w:ascii="Book Antiqua" w:hAnsi="Book Antiqua"/>
    </w:rPr>
  </w:style>
  <w:style w:type="paragraph" w:customStyle="1" w:styleId="aff3">
    <w:name w:val="首行"/>
    <w:basedOn w:val="a"/>
    <w:link w:val="Chare"/>
    <w:qFormat/>
    <w:rsid w:val="003C596D"/>
    <w:pPr>
      <w:widowControl w:val="0"/>
      <w:adjustRightInd w:val="0"/>
      <w:spacing w:after="0" w:line="360" w:lineRule="auto"/>
      <w:ind w:firstLineChars="200" w:firstLine="420"/>
      <w:textAlignment w:val="baseline"/>
    </w:pPr>
    <w:rPr>
      <w:rFonts w:ascii="宋体" w:hAnsi="宋体"/>
      <w:sz w:val="21"/>
      <w:szCs w:val="21"/>
    </w:rPr>
  </w:style>
  <w:style w:type="character" w:customStyle="1" w:styleId="Chare">
    <w:name w:val="首行 Char"/>
    <w:link w:val="aff3"/>
    <w:rsid w:val="003C596D"/>
    <w:rPr>
      <w:rFonts w:ascii="宋体" w:hAnsi="宋体"/>
      <w:sz w:val="21"/>
      <w:szCs w:val="21"/>
    </w:rPr>
  </w:style>
  <w:style w:type="paragraph" w:styleId="aff4">
    <w:name w:val="List Paragraph"/>
    <w:basedOn w:val="a"/>
    <w:uiPriority w:val="34"/>
    <w:qFormat/>
    <w:rsid w:val="00F6357E"/>
    <w:pPr>
      <w:ind w:firstLineChars="200" w:firstLine="420"/>
    </w:pPr>
  </w:style>
  <w:style w:type="table" w:styleId="aff5">
    <w:name w:val="Table Grid"/>
    <w:basedOn w:val="a2"/>
    <w:uiPriority w:val="99"/>
    <w:unhideWhenUsed/>
    <w:rsid w:val="00CD0DB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6">
    <w:name w:val="No Spacing"/>
    <w:uiPriority w:val="1"/>
    <w:qFormat/>
    <w:rsid w:val="00066D35"/>
    <w:pPr>
      <w:jc w:val="both"/>
    </w:pPr>
    <w:rPr>
      <w:rFonts w:ascii="Book Antiqua" w:hAnsi="Book Antiq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25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3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8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0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3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0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8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package" Target="embeddings/Microsoft_Visio___2.vsdx"/><Relationship Id="rId18" Type="http://schemas.openxmlformats.org/officeDocument/2006/relationships/image" Target="media/image5.emf"/><Relationship Id="rId26" Type="http://schemas.openxmlformats.org/officeDocument/2006/relationships/image" Target="media/image9.emf"/><Relationship Id="rId3" Type="http://schemas.openxmlformats.org/officeDocument/2006/relationships/numbering" Target="numbering.xml"/><Relationship Id="rId21" Type="http://schemas.openxmlformats.org/officeDocument/2006/relationships/package" Target="embeddings/Microsoft_Visio___6.vsdx"/><Relationship Id="rId34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2.emf"/><Relationship Id="rId17" Type="http://schemas.openxmlformats.org/officeDocument/2006/relationships/package" Target="embeddings/Microsoft_Visio___4.vsdx"/><Relationship Id="rId25" Type="http://schemas.openxmlformats.org/officeDocument/2006/relationships/package" Target="embeddings/Microsoft_Visio___8.vsdx"/><Relationship Id="rId33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29" Type="http://schemas.openxmlformats.org/officeDocument/2006/relationships/package" Target="embeddings/Microsoft_Visio___10.vsdx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package" Target="embeddings/Microsoft_Visio___1.vsdx"/><Relationship Id="rId24" Type="http://schemas.openxmlformats.org/officeDocument/2006/relationships/image" Target="media/image8.emf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package" Target="embeddings/Microsoft_Visio___3.vsdx"/><Relationship Id="rId23" Type="http://schemas.openxmlformats.org/officeDocument/2006/relationships/package" Target="embeddings/Microsoft_Visio___7.vsdx"/><Relationship Id="rId28" Type="http://schemas.openxmlformats.org/officeDocument/2006/relationships/image" Target="media/image10.emf"/><Relationship Id="rId36" Type="http://schemas.openxmlformats.org/officeDocument/2006/relationships/fontTable" Target="fontTable.xml"/><Relationship Id="rId10" Type="http://schemas.openxmlformats.org/officeDocument/2006/relationships/image" Target="media/image1.emf"/><Relationship Id="rId19" Type="http://schemas.openxmlformats.org/officeDocument/2006/relationships/package" Target="embeddings/Microsoft_Visio___5.vsdx"/><Relationship Id="rId31" Type="http://schemas.openxmlformats.org/officeDocument/2006/relationships/package" Target="embeddings/Microsoft_Visio___11.vsdx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emf"/><Relationship Id="rId22" Type="http://schemas.openxmlformats.org/officeDocument/2006/relationships/image" Target="media/image7.emf"/><Relationship Id="rId27" Type="http://schemas.openxmlformats.org/officeDocument/2006/relationships/package" Target="embeddings/Microsoft_Visio___9.vsdx"/><Relationship Id="rId30" Type="http://schemas.openxmlformats.org/officeDocument/2006/relationships/image" Target="media/image11.emf"/><Relationship Id="rId35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33A355A-20CD-41FB-B696-C35EFBE4D5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81</Pages>
  <Words>4589</Words>
  <Characters>26161</Characters>
  <Application>Microsoft Office Word</Application>
  <DocSecurity>0</DocSecurity>
  <Lines>218</Lines>
  <Paragraphs>61</Paragraphs>
  <ScaleCrop>false</ScaleCrop>
  <Company>Microsoft</Company>
  <LinksUpToDate>false</LinksUpToDate>
  <CharactersWithSpaces>30689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lianchuang</dc:creator>
  <cp:lastModifiedBy>User</cp:lastModifiedBy>
  <cp:revision>2</cp:revision>
  <dcterms:created xsi:type="dcterms:W3CDTF">2016-09-05T08:12:00Z</dcterms:created>
  <dcterms:modified xsi:type="dcterms:W3CDTF">2016-09-05T08:12:00Z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2052-9.1.0.4648</vt:lpwstr>
  </property>
</Properties>
</file>